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D996" w14:textId="77777777" w:rsidR="00884C07" w:rsidRDefault="00880FA5">
      <w:pPr>
        <w:pStyle w:val="Title"/>
      </w:pPr>
      <w:bookmarkStart w:id="0" w:name="rds-step-change-test-results-mom"/>
      <w:r>
        <w:rPr>
          <w:rFonts w:ascii="Calibri" w:eastAsia="Calibri" w:hAnsi="Calibri" w:cs="Calibri"/>
        </w:rPr>
        <w:t>RDS step-change test results (MoM)</w:t>
      </w:r>
    </w:p>
    <w:p w14:paraId="11A0F40A" w14:textId="77777777" w:rsidR="00884C07" w:rsidRDefault="00880FA5">
      <w:pPr>
        <w:pStyle w:val="FirstParagraph"/>
      </w:pPr>
      <w:r>
        <w:t>Prepared: 21 October 2026</w:t>
      </w:r>
    </w:p>
    <w:p w14:paraId="5A977A61" w14:textId="77777777" w:rsidR="00884C07" w:rsidRDefault="00880FA5">
      <w:pPr>
        <w:pStyle w:val="BodyText"/>
      </w:pPr>
      <w:r>
        <w:t xml:space="preserve">Attestation reviewed: </w:t>
      </w:r>
      <w:r>
        <w:rPr>
          <w:rStyle w:val="VerbatimChar"/>
        </w:rPr>
        <w:t>20260731_CMP2_Data_Attestation_Log_V1_1.xlsx</w:t>
      </w:r>
      <w:r>
        <w:t xml:space="preserve">, sheet </w:t>
      </w:r>
      <w:proofErr w:type="spellStart"/>
      <w:r>
        <w:rPr>
          <w:rStyle w:val="VerbatimChar"/>
        </w:rPr>
        <w:t>Data_Attestation_Log</w:t>
      </w:r>
      <w:proofErr w:type="spellEnd"/>
      <w:r>
        <w:t>.</w:t>
      </w:r>
    </w:p>
    <w:p w14:paraId="4F5C7B48" w14:textId="59D1E292" w:rsidR="00154770" w:rsidRDefault="00880FA5">
      <w:pPr>
        <w:pStyle w:val="BodyText"/>
      </w:pPr>
      <w:r>
        <w:t xml:space="preserve">This report summarises the results of month-on-month (MoM) step-change testing of RDS field-level profiling metrics carried out by MVT. The testing identified movements which may not have been detected by the existing testing. The most material step-changes were examined by MVT and reviewed against the data attestation log. A number of these movements are already explained by existing documentation and are summarised at the end of the document.</w:t>
      </w:r>
      <w:proofErr w:type="spellStart"/>
      <w:r>
        <w:t/>
      </w:r>
      <w:proofErr w:type="spellEnd"/>
      <w:r>
        <w:t xml:space="preserve"/>
      </w:r>
      <w:r w:rsidR="000132E0">
        <w:t xml:space="preserve"/>
      </w:r>
      <w:r>
        <w:t/>
      </w:r>
      <w:r w:rsidR="000132E0">
        <w:t xml:space="preserve"/>
      </w:r>
      <w:r w:rsidR="00154770">
        <w:t xml:space="preserve"/>
      </w:r>
      <w:proofErr w:type="gramStart"/>
      <w:r w:rsidR="00154770">
        <w:t/>
      </w:r>
      <w:proofErr w:type="gramEnd"/>
      <w:r w:rsidR="00154770">
        <w:t xml:space="preserve"/>
      </w:r>
      <w:proofErr w:type="spellStart"/>
      <w:r w:rsidR="00154770">
        <w:t/>
      </w:r>
      <w:proofErr w:type="spellEnd"/>
      <w:r w:rsidR="00154770">
        <w:t xml:space="preserve"/>
      </w:r>
      <w:r w:rsidR="00E26D43">
        <w:rPr>
          <w:rFonts w:ascii="Microsoft YaHei" w:eastAsia="Microsoft YaHei" w:hAnsi="Microsoft YaHei" w:cs="Microsoft YaHei" w:hint="eastAsia"/>
          <w:lang w:eastAsia="zh-CN"/>
        </w:rPr>
        <w:t/>
      </w:r>
    </w:p>
    <w:p w14:paraId="7F80FB73" w14:textId="33603608" w:rsidR="00884C07" w:rsidRDefault="00154770">
      <w:pPr>
        <w:pStyle w:val="BodyText"/>
      </w:pPr>
      <w:r>
        <w:t>Five findings requiring CDAO clarification are detailed below.</w:t>
      </w:r>
      <w:r w:rsidR="00880FA5">
        <w:t xml:space="preserve"/>
      </w:r>
      <w:r w:rsidR="000132E0">
        <w:t xml:space="preserve"/>
      </w:r>
      <w:r w:rsidR="00880FA5">
        <w:t/>
      </w:r>
      <w:r>
        <w:t/>
      </w:r>
    </w:p>
    <w:p w14:paraId="53FAEFBE" w14:textId="77777777" w:rsidR="00884C07" w:rsidRDefault="00880FA5">
      <w:pPr>
        <w:pStyle w:val="Heading2"/>
      </w:pPr>
      <w:bookmarkStart w:id="1" w:name="november-2018-completeness-change"/>
      <w:r>
        <w:rPr>
          <w:rFonts w:ascii="Calibri" w:eastAsia="Calibri" w:hAnsi="Calibri" w:cs="Calibri"/>
        </w:rPr>
        <w:t>1. November 2018 completeness change</w:t>
      </w:r>
    </w:p>
    <w:p w14:paraId="6FD6977E" w14:textId="77777777" w:rsidR="00884C07" w:rsidRDefault="00880FA5">
      <w:pPr>
        <w:pStyle w:val="FirstParagraph"/>
      </w:pPr>
      <w:r>
        <w:rPr>
          <w:b/>
          <w:bCs/>
        </w:rPr>
        <w:t>Observation:</w:t>
      </w:r>
      <w:r>
        <w:t xml:space="preserve"> In November 2018, 56 fields each increased from zero missing records to 20,808 missing records, approximately 16.06% of the population. A similar increase was observed in </w:t>
      </w:r>
      <w:r>
        <w:rPr>
          <w:rStyle w:val="VerbatimChar"/>
        </w:rPr>
        <w:t>RATE_TYPE</w:t>
      </w:r>
      <w:r>
        <w:t>. The examples below show that elevated missingness persisted into December:</w:t>
      </w:r>
    </w:p>
    <w:tbl>
      <w:tblPr>
        <w:tblStyle w:val="Table"/>
        <w:tblW w:w="0" w:type="auto"/>
        <w:jc w:val="center"/>
        <w:tblBorders>
          <w:top w:val="single" w:sz="6" w:space="0" w:color="1D252C"/>
          <w:left w:val="single" w:sz="6" w:space="0" w:color="1D252C"/>
          <w:bottom w:val="single" w:sz="6" w:space="0" w:color="1D252C"/>
          <w:right w:val="single" w:sz="6" w:space="0" w:color="1D252C"/>
          <w:insideH w:val="single" w:sz="6" w:space="0" w:color="1D252C"/>
          <w:insideV w:val="single" w:sz="6" w:space="0" w:color="1D252C"/>
        </w:tblBorders>
        <w:tblLook w:val="0020" w:firstRow="1" w:lastRow="0" w:firstColumn="0" w:lastColumn="0" w:noHBand="0" w:noVBand="0"/>
      </w:tblPr>
      <w:tblGrid>
        <w:gridCol w:w="2760"/>
        <w:gridCol w:w="1507"/>
        <w:gridCol w:w="1548"/>
        <w:gridCol w:w="1527"/>
      </w:tblGrid>
      <w:tr w:rsidR="00884C07" w14:paraId="1366B00F" w14:textId="77777777" w:rsidTr="00884C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FC4C02"/>
            <w:tcMar>
              <w:top w:w="80" w:type="dxa"/>
              <w:left w:w="90" w:type="dxa"/>
              <w:bottom w:w="80" w:type="dxa"/>
              <w:right w:w="90" w:type="dxa"/>
            </w:tcMar>
            <w:vAlign w:val="center"/>
          </w:tcPr>
          <w:p w14:paraId="4DE3DC5E" w14:textId="77777777" w:rsidR="00884C07" w:rsidRDefault="00880FA5">
            <w:pPr>
              <w:pStyle w:val="Compact"/>
              <w:spacing w:after="0"/>
            </w:pPr>
            <w:r>
              <w:rPr>
                <w:b/>
                <w:sz w:val="18"/>
              </w:rPr>
              <w:t>Field</w:t>
            </w:r>
          </w:p>
        </w:tc>
        <w:tc>
          <w:tcPr>
            <w:tcW w:w="0" w:type="auto"/>
            <w:shd w:val="clear" w:color="auto" w:fill="FC4C02"/>
            <w:tcMar>
              <w:top w:w="80" w:type="dxa"/>
              <w:left w:w="90" w:type="dxa"/>
              <w:bottom w:w="80" w:type="dxa"/>
              <w:right w:w="90" w:type="dxa"/>
            </w:tcMar>
            <w:vAlign w:val="center"/>
          </w:tcPr>
          <w:p w14:paraId="57A7ED15" w14:textId="77777777" w:rsidR="00884C07" w:rsidRDefault="00880FA5">
            <w:pPr>
              <w:pStyle w:val="Compact"/>
              <w:spacing w:after="0"/>
              <w:jc w:val="right"/>
            </w:pPr>
            <w:r>
              <w:rPr>
                <w:b/>
                <w:sz w:val="18"/>
              </w:rPr>
              <w:t>Missing: Oct 2018</w:t>
            </w:r>
          </w:p>
        </w:tc>
        <w:tc>
          <w:tcPr>
            <w:tcW w:w="0" w:type="auto"/>
            <w:shd w:val="clear" w:color="auto" w:fill="FC4C02"/>
            <w:tcMar>
              <w:top w:w="80" w:type="dxa"/>
              <w:left w:w="90" w:type="dxa"/>
              <w:bottom w:w="80" w:type="dxa"/>
              <w:right w:w="90" w:type="dxa"/>
            </w:tcMar>
            <w:vAlign w:val="center"/>
          </w:tcPr>
          <w:p w14:paraId="65619A9E" w14:textId="77777777" w:rsidR="00884C07" w:rsidRDefault="00880FA5">
            <w:pPr>
              <w:pStyle w:val="Compact"/>
              <w:spacing w:after="0"/>
              <w:jc w:val="right"/>
            </w:pPr>
            <w:r>
              <w:rPr>
                <w:b/>
                <w:sz w:val="18"/>
              </w:rPr>
              <w:t>Missing: Nov 2018</w:t>
            </w:r>
          </w:p>
        </w:tc>
        <w:tc>
          <w:tcPr>
            <w:tcW w:w="0" w:type="auto"/>
            <w:shd w:val="clear" w:color="auto" w:fill="FC4C02"/>
            <w:tcMar>
              <w:top w:w="80" w:type="dxa"/>
              <w:left w:w="90" w:type="dxa"/>
              <w:bottom w:w="80" w:type="dxa"/>
              <w:right w:w="90" w:type="dxa"/>
            </w:tcMar>
            <w:vAlign w:val="center"/>
          </w:tcPr>
          <w:p w14:paraId="0448FA59" w14:textId="77777777" w:rsidR="00884C07" w:rsidRDefault="00880FA5">
            <w:pPr>
              <w:pStyle w:val="Compact"/>
              <w:spacing w:after="0"/>
              <w:jc w:val="right"/>
            </w:pPr>
            <w:r>
              <w:rPr>
                <w:b/>
                <w:sz w:val="18"/>
              </w:rPr>
              <w:t>Missing: Dec 2018</w:t>
            </w:r>
          </w:p>
        </w:tc>
      </w:tr>
      <w:tr w:rsidR="00884C07" w14:paraId="5B07CF2B" w14:textId="77777777" w:rsidTr="00884C07">
        <w:trPr>
          <w:cantSplit/>
          <w:jc w:val="center"/>
        </w:trPr>
        <w:tc>
          <w:tcPr>
            <w:tcW w:w="0" w:type="auto"/>
            <w:shd w:val="clear" w:color="auto" w:fill="FFFFFF"/>
            <w:tcMar>
              <w:top w:w="80" w:type="dxa"/>
              <w:left w:w="90" w:type="dxa"/>
              <w:bottom w:w="80" w:type="dxa"/>
              <w:right w:w="90" w:type="dxa"/>
            </w:tcMar>
            <w:vAlign w:val="center"/>
          </w:tcPr>
          <w:p w14:paraId="4ACF4705" w14:textId="77777777" w:rsidR="00884C07" w:rsidRDefault="00880FA5">
            <w:pPr>
              <w:pStyle w:val="Compact"/>
              <w:spacing w:after="0"/>
            </w:pPr>
            <w:r>
              <w:rPr>
                <w:rStyle w:val="VerbatimChar"/>
                <w:sz w:val="18"/>
              </w:rPr>
              <w:t>CHQ_ANNUAL_CREDIT_TURNOVER</w:t>
            </w:r>
          </w:p>
        </w:tc>
        <w:tc>
          <w:tcPr>
            <w:tcW w:w="0" w:type="auto"/>
            <w:shd w:val="clear" w:color="auto" w:fill="FFFFFF"/>
            <w:tcMar>
              <w:top w:w="80" w:type="dxa"/>
              <w:left w:w="90" w:type="dxa"/>
              <w:bottom w:w="80" w:type="dxa"/>
              <w:right w:w="90" w:type="dxa"/>
            </w:tcMar>
            <w:vAlign w:val="center"/>
          </w:tcPr>
          <w:p w14:paraId="4B584315" w14:textId="77777777" w:rsidR="00884C07" w:rsidRDefault="00880FA5">
            <w:pPr>
              <w:pStyle w:val="Compact"/>
              <w:spacing w:after="0"/>
              <w:jc w:val="right"/>
            </w:pPr>
            <w:r>
              <w:rPr>
                <w:sz w:val="18"/>
              </w:rPr>
              <w:t>0</w:t>
            </w:r>
          </w:p>
        </w:tc>
        <w:tc>
          <w:tcPr>
            <w:tcW w:w="0" w:type="auto"/>
            <w:shd w:val="clear" w:color="auto" w:fill="FFFFFF"/>
            <w:tcMar>
              <w:top w:w="80" w:type="dxa"/>
              <w:left w:w="90" w:type="dxa"/>
              <w:bottom w:w="80" w:type="dxa"/>
              <w:right w:w="90" w:type="dxa"/>
            </w:tcMar>
            <w:vAlign w:val="center"/>
          </w:tcPr>
          <w:p w14:paraId="11320FF4" w14:textId="77777777" w:rsidR="00884C07" w:rsidRDefault="00880FA5">
            <w:pPr>
              <w:pStyle w:val="Compact"/>
              <w:spacing w:after="0"/>
              <w:jc w:val="right"/>
            </w:pPr>
            <w:r>
              <w:rPr>
                <w:sz w:val="18"/>
              </w:rPr>
              <w:t>20,808</w:t>
            </w:r>
          </w:p>
        </w:tc>
        <w:tc>
          <w:tcPr>
            <w:tcW w:w="0" w:type="auto"/>
            <w:shd w:val="clear" w:color="auto" w:fill="FFFFFF"/>
            <w:tcMar>
              <w:top w:w="80" w:type="dxa"/>
              <w:left w:w="90" w:type="dxa"/>
              <w:bottom w:w="80" w:type="dxa"/>
              <w:right w:w="90" w:type="dxa"/>
            </w:tcMar>
            <w:vAlign w:val="center"/>
          </w:tcPr>
          <w:p w14:paraId="1EFED503" w14:textId="77777777" w:rsidR="00884C07" w:rsidRDefault="00880FA5">
            <w:pPr>
              <w:pStyle w:val="Compact"/>
              <w:spacing w:after="0"/>
              <w:jc w:val="right"/>
            </w:pPr>
            <w:r>
              <w:rPr>
                <w:sz w:val="18"/>
              </w:rPr>
              <w:t>20,821</w:t>
            </w:r>
          </w:p>
        </w:tc>
      </w:tr>
      <w:tr w:rsidR="00884C07" w14:paraId="4206B446" w14:textId="77777777" w:rsidTr="00884C07">
        <w:trPr>
          <w:cantSplit/>
          <w:jc w:val="center"/>
        </w:trPr>
        <w:tc>
          <w:tcPr>
            <w:tcW w:w="0" w:type="auto"/>
            <w:shd w:val="clear" w:color="auto" w:fill="FFFFFF"/>
            <w:tcMar>
              <w:top w:w="80" w:type="dxa"/>
              <w:left w:w="90" w:type="dxa"/>
              <w:bottom w:w="80" w:type="dxa"/>
              <w:right w:w="90" w:type="dxa"/>
            </w:tcMar>
            <w:vAlign w:val="center"/>
          </w:tcPr>
          <w:p w14:paraId="1BF337A0" w14:textId="77777777" w:rsidR="00884C07" w:rsidRDefault="00880FA5">
            <w:pPr>
              <w:pStyle w:val="Compact"/>
              <w:spacing w:after="0"/>
            </w:pPr>
            <w:r>
              <w:rPr>
                <w:rStyle w:val="VerbatimChar"/>
                <w:sz w:val="18"/>
              </w:rPr>
              <w:t>CHQ_LMT_UTIL_AVG_BAL_6M</w:t>
            </w:r>
          </w:p>
        </w:tc>
        <w:tc>
          <w:tcPr>
            <w:tcW w:w="0" w:type="auto"/>
            <w:shd w:val="clear" w:color="auto" w:fill="FFFFFF"/>
            <w:tcMar>
              <w:top w:w="80" w:type="dxa"/>
              <w:left w:w="90" w:type="dxa"/>
              <w:bottom w:w="80" w:type="dxa"/>
              <w:right w:w="90" w:type="dxa"/>
            </w:tcMar>
            <w:vAlign w:val="center"/>
          </w:tcPr>
          <w:p w14:paraId="2322F001" w14:textId="77777777" w:rsidR="00884C07" w:rsidRDefault="00880FA5">
            <w:pPr>
              <w:pStyle w:val="Compact"/>
              <w:spacing w:after="0"/>
              <w:jc w:val="right"/>
            </w:pPr>
            <w:r>
              <w:rPr>
                <w:sz w:val="18"/>
              </w:rPr>
              <w:t>0</w:t>
            </w:r>
          </w:p>
        </w:tc>
        <w:tc>
          <w:tcPr>
            <w:tcW w:w="0" w:type="auto"/>
            <w:shd w:val="clear" w:color="auto" w:fill="FFFFFF"/>
            <w:tcMar>
              <w:top w:w="80" w:type="dxa"/>
              <w:left w:w="90" w:type="dxa"/>
              <w:bottom w:w="80" w:type="dxa"/>
              <w:right w:w="90" w:type="dxa"/>
            </w:tcMar>
            <w:vAlign w:val="center"/>
          </w:tcPr>
          <w:p w14:paraId="162708B7" w14:textId="77777777" w:rsidR="00884C07" w:rsidRDefault="00880FA5">
            <w:pPr>
              <w:pStyle w:val="Compact"/>
              <w:spacing w:after="0"/>
              <w:jc w:val="right"/>
            </w:pPr>
            <w:r>
              <w:rPr>
                <w:sz w:val="18"/>
              </w:rPr>
              <w:t>20,808</w:t>
            </w:r>
          </w:p>
        </w:tc>
        <w:tc>
          <w:tcPr>
            <w:tcW w:w="0" w:type="auto"/>
            <w:shd w:val="clear" w:color="auto" w:fill="FFFFFF"/>
            <w:tcMar>
              <w:top w:w="80" w:type="dxa"/>
              <w:left w:w="90" w:type="dxa"/>
              <w:bottom w:w="80" w:type="dxa"/>
              <w:right w:w="90" w:type="dxa"/>
            </w:tcMar>
            <w:vAlign w:val="center"/>
          </w:tcPr>
          <w:p w14:paraId="7359CF36" w14:textId="77777777" w:rsidR="00884C07" w:rsidRDefault="00880FA5">
            <w:pPr>
              <w:pStyle w:val="Compact"/>
              <w:spacing w:after="0"/>
              <w:jc w:val="right"/>
            </w:pPr>
            <w:r>
              <w:rPr>
                <w:sz w:val="18"/>
              </w:rPr>
              <w:t>20,821</w:t>
            </w:r>
          </w:p>
        </w:tc>
      </w:tr>
      <w:tr w:rsidR="00884C07" w14:paraId="2D59293B" w14:textId="77777777" w:rsidTr="00884C07">
        <w:trPr>
          <w:cantSplit/>
          <w:jc w:val="center"/>
        </w:trPr>
        <w:tc>
          <w:tcPr>
            <w:tcW w:w="0" w:type="auto"/>
            <w:shd w:val="clear" w:color="auto" w:fill="FFFFFF"/>
            <w:tcMar>
              <w:top w:w="80" w:type="dxa"/>
              <w:left w:w="90" w:type="dxa"/>
              <w:bottom w:w="80" w:type="dxa"/>
              <w:right w:w="90" w:type="dxa"/>
            </w:tcMar>
            <w:vAlign w:val="center"/>
          </w:tcPr>
          <w:p w14:paraId="728947BA" w14:textId="77777777" w:rsidR="00884C07" w:rsidRDefault="00880FA5">
            <w:pPr>
              <w:pStyle w:val="Compact"/>
              <w:spacing w:after="0"/>
            </w:pPr>
            <w:r>
              <w:rPr>
                <w:rStyle w:val="VerbatimChar"/>
                <w:sz w:val="18"/>
              </w:rPr>
              <w:t>RATE_TYPE</w:t>
            </w:r>
          </w:p>
        </w:tc>
        <w:tc>
          <w:tcPr>
            <w:tcW w:w="0" w:type="auto"/>
            <w:shd w:val="clear" w:color="auto" w:fill="FFFFFF"/>
            <w:tcMar>
              <w:top w:w="80" w:type="dxa"/>
              <w:left w:w="90" w:type="dxa"/>
              <w:bottom w:w="80" w:type="dxa"/>
              <w:right w:w="90" w:type="dxa"/>
            </w:tcMar>
            <w:vAlign w:val="center"/>
          </w:tcPr>
          <w:p w14:paraId="18F999B5" w14:textId="77777777" w:rsidR="00884C07" w:rsidRDefault="00880FA5">
            <w:pPr>
              <w:pStyle w:val="Compact"/>
              <w:spacing w:after="0"/>
              <w:jc w:val="right"/>
            </w:pPr>
            <w:r>
              <w:rPr>
                <w:sz w:val="18"/>
              </w:rPr>
              <w:t>2</w:t>
            </w:r>
          </w:p>
        </w:tc>
        <w:tc>
          <w:tcPr>
            <w:tcW w:w="0" w:type="auto"/>
            <w:shd w:val="clear" w:color="auto" w:fill="FFFFFF"/>
            <w:tcMar>
              <w:top w:w="80" w:type="dxa"/>
              <w:left w:w="90" w:type="dxa"/>
              <w:bottom w:w="80" w:type="dxa"/>
              <w:right w:w="90" w:type="dxa"/>
            </w:tcMar>
            <w:vAlign w:val="center"/>
          </w:tcPr>
          <w:p w14:paraId="4214DF26" w14:textId="77777777" w:rsidR="00884C07" w:rsidRDefault="00880FA5">
            <w:pPr>
              <w:pStyle w:val="Compact"/>
              <w:spacing w:after="0"/>
              <w:jc w:val="right"/>
            </w:pPr>
            <w:r>
              <w:rPr>
                <w:sz w:val="18"/>
              </w:rPr>
              <w:t>20,809</w:t>
            </w:r>
          </w:p>
        </w:tc>
        <w:tc>
          <w:tcPr>
            <w:tcW w:w="0" w:type="auto"/>
            <w:shd w:val="clear" w:color="auto" w:fill="FFFFFF"/>
            <w:tcMar>
              <w:top w:w="80" w:type="dxa"/>
              <w:left w:w="90" w:type="dxa"/>
              <w:bottom w:w="80" w:type="dxa"/>
              <w:right w:w="90" w:type="dxa"/>
            </w:tcMar>
            <w:vAlign w:val="center"/>
          </w:tcPr>
          <w:p w14:paraId="230D5F01" w14:textId="77777777" w:rsidR="00884C07" w:rsidRDefault="00880FA5">
            <w:pPr>
              <w:pStyle w:val="Compact"/>
              <w:spacing w:after="0"/>
              <w:jc w:val="right"/>
            </w:pPr>
            <w:r>
              <w:rPr>
                <w:sz w:val="18"/>
              </w:rPr>
              <w:t>20,822</w:t>
            </w:r>
          </w:p>
        </w:tc>
      </w:tr>
    </w:tbl>
    <w:p w14:paraId="08143BE9" w14:textId="77777777" w:rsidR="00884C07" w:rsidRDefault="00880FA5">
      <w:pPr>
        <w:pStyle w:val="BodyText"/>
      </w:pPr>
      <w:r>
        <w:t>Total population remained broadly stable: 129,684 in October, 129,589 in November and 129,292 in December.</w:t>
      </w:r>
    </w:p>
    <w:p w14:paraId="036151C2" w14:textId="77777777" w:rsidR="00884C07" w:rsidRDefault="00880FA5">
      <w:pPr>
        <w:pStyle w:val="BodyText"/>
      </w:pPr>
      <w:r>
        <w:t xml:space="preserve">For </w:t>
      </w:r>
      <w:r>
        <w:rPr>
          <w:rStyle w:val="VerbatimChar"/>
        </w:rPr>
        <w:t>CHQ_LMT_UTIL_AVG_BAL_6M</w:t>
      </w:r>
      <w:r>
        <w:t>, special counts also decreased from 107,959 to 89,403 in November. Its combined missing/special rate increased from approximately 83.25% to 85.05%, requiring clarification of any change in coding.</w:t>
      </w:r>
    </w:p>
    <w:p w14:paraId="6E76FF56" w14:textId="483F0708" w:rsidR="00884C07" w:rsidRDefault="00880FA5">
      <w:pPr>
        <w:pStyle w:val="BodyText"/>
      </w:pPr>
      <w:r>
        <w:t xml:space="preserve">CDAO’s comments link late-2018/early-2019 missingness in </w:t>
      </w:r>
      <w:r>
        <w:rPr>
          <w:rStyle w:val="VerbatimChar"/>
        </w:rPr>
        <w:t>CHQ_ANNUAL_CREDIT_TURNOVER</w:t>
      </w:r>
      <w:r>
        <w:t xml:space="preserve"> to </w:t>
      </w:r>
      <w:proofErr w:type="spellStart"/>
      <w:r>
        <w:t>Glenbeigh</w:t>
      </w:r>
      <w:proofErr w:type="spellEnd"/>
      <w:r>
        <w:t xml:space="preserve"> (W503), and NULLs in </w:t>
      </w:r>
      <w:r>
        <w:rPr>
          <w:rStyle w:val="VerbatimChar"/>
        </w:rPr>
        <w:t>CHQ_LMT_UTIL_AVG_BAL_6M</w:t>
      </w:r>
      <w:r>
        <w:t xml:space="preserve"> to the Glas/</w:t>
      </w:r>
      <w:proofErr w:type="spellStart"/>
      <w:r>
        <w:t>Glenbeigh</w:t>
      </w:r>
      <w:proofErr w:type="spellEnd"/>
      <w:r>
        <w:t xml:space="preserve"> portfolios between cutover and migration (W157). Both fields are identified as PROBE-sourced. The comments do not specify the exact event dates or reconcile the affected population to the November 2018 counts. The comment for </w:t>
      </w:r>
      <w:r>
        <w:rPr>
          <w:rStyle w:val="VerbatimChar"/>
        </w:rPr>
        <w:t>RATE_TYPE</w:t>
      </w:r>
      <w:r>
        <w:t xml:space="preserve"> (W147) addresses pre-2012 tracker-flag remediation rather than the November 2018 change.</w:t>
      </w:r>
    </w:p>
    <w:p w14:paraId="3A34FD61" w14:textId="77777777" w:rsidR="00884C07" w:rsidRDefault="00880FA5">
      <w:pPr>
        <w:pStyle w:val="BodyText"/>
      </w:pPr>
      <w:r>
        <w:rPr>
          <w:b/>
          <w:bCs/>
        </w:rPr>
        <w:t>Requested action:</w:t>
      </w:r>
    </w:p>
    <w:p w14:paraId="0F9B80E5" w14:textId="2EA89A90" w:rsidR="00884C07" w:rsidRDefault="00880FA5">
      <w:pPr>
        <w:pStyle w:val="Compact"/>
        <w:numPr>
          <w:ilvl w:val="0"/>
          <w:numId w:val="2"/>
        </w:numPr>
      </w:pPr>
      <w:r>
        <w:t>Confirm the cause and affected population, including whether the examples relate to portfolio sales or changes in data processing.</w:t>
      </w:r>
    </w:p>
    <w:p w14:paraId="4D1E58C9" w14:textId="3B54F45A" w:rsidR="00884C07" w:rsidRDefault="00880FA5">
      <w:pPr>
        <w:pStyle w:val="Compact"/>
        <w:numPr>
          <w:ilvl w:val="0"/>
          <w:numId w:val="2"/>
        </w:numPr>
      </w:pPr>
      <w:r>
        <w:t xml:space="preserve">Update the attestation with the relevant portfolio </w:t>
      </w:r>
      <w:proofErr w:type="gramStart"/>
      <w:r>
        <w:t>s</w:t>
      </w:r>
      <w:ins w:id="2" w:author="Chen, Siqi" w:date="2026-10-29T16:10:00Z" w16du:dateUtc="2026-10-29T16:10:00Z">
        <w:r w:rsidR="00902E92">
          <w:rPr>
            <w:rFonts w:eastAsia="DengXian" w:hint="eastAsia"/>
            <w:lang w:eastAsia="zh-CN"/>
          </w:rPr>
          <w:t xml:space="preserve">  </w:t>
        </w:r>
      </w:ins>
      <w:r>
        <w:t>ale</w:t>
      </w:r>
      <w:proofErr w:type="gramEnd"/>
      <w:r>
        <w:t>, cutover and migration dates, affected sources/fields and period of missingness.</w:t>
      </w:r>
    </w:p>
    <w:p w14:paraId="6F883327" w14:textId="77777777" w:rsidR="00884C07" w:rsidRDefault="00880FA5">
      <w:pPr>
        <w:pStyle w:val="Heading2"/>
      </w:pPr>
      <w:bookmarkStart w:id="3" w:name="X9fdd47e24d056b152ff163c0c274e98fe1c2d69"/>
      <w:bookmarkEnd w:id="1"/>
      <w:r>
        <w:rPr>
          <w:rFonts w:ascii="Calibri" w:eastAsia="Calibri" w:hAnsi="Calibri" w:cs="Calibri"/>
        </w:rPr>
        <w:t>2. CHQ_ANNUAL_CREDIT_TURNOVER historical availability discrepancy</w:t>
      </w:r>
    </w:p>
    <w:p w14:paraId="0CA18B85" w14:textId="77777777" w:rsidR="00884C07" w:rsidRDefault="00880FA5">
      <w:pPr>
        <w:pStyle w:val="FirstParagraph"/>
      </w:pPr>
      <w:r>
        <w:rPr>
          <w:b/>
          <w:bCs/>
        </w:rPr>
        <w:t>Observation:</w:t>
      </w:r>
      <w:r>
        <w:t xml:space="preserve"> The attestation comment for this field (W503) states “No Data until June 2008”, and its </w:t>
      </w:r>
      <w:proofErr w:type="spellStart"/>
      <w:r>
        <w:rPr>
          <w:rStyle w:val="VerbatimChar"/>
        </w:rPr>
        <w:t>Populated_From_Date</w:t>
      </w:r>
      <w:proofErr w:type="spellEnd"/>
      <w:r>
        <w:t xml:space="preserve"> (V503) is 1 June 2008. However, profiling shows 100% zero values before November 2007. At the November 2007 change, the zero rate falls to approximately 52%, with the remaining 48% containing non-zero values and no NULLs or special values in that split.</w:t>
      </w:r>
    </w:p>
    <w:p w14:paraId="046E9253" w14:textId="77777777" w:rsidR="00884C07" w:rsidRDefault="00880FA5">
      <w:pPr>
        <w:pStyle w:val="BodyText"/>
      </w:pPr>
      <w:r>
        <w:t>The observed non-zero values precede the stated availability date.</w:t>
      </w:r>
    </w:p>
    <w:p w14:paraId="33E2677F" w14:textId="77777777" w:rsidR="00884C07" w:rsidRDefault="00880FA5">
      <w:pPr>
        <w:pStyle w:val="BodyText"/>
      </w:pPr>
      <w:r>
        <w:rPr>
          <w:b/>
          <w:bCs/>
        </w:rPr>
        <w:t>Requested action:</w:t>
      </w:r>
    </w:p>
    <w:p w14:paraId="4AC9555C" w14:textId="77777777" w:rsidR="00884C07" w:rsidRDefault="00880FA5">
      <w:pPr>
        <w:pStyle w:val="Compact"/>
        <w:numPr>
          <w:ilvl w:val="0"/>
          <w:numId w:val="3"/>
        </w:numPr>
      </w:pPr>
      <w:r>
        <w:lastRenderedPageBreak/>
        <w:t>Confirm the first reliable availability date and explain the zero/non-zero values before June 2008.</w:t>
      </w:r>
    </w:p>
    <w:p w14:paraId="51A85ED5" w14:textId="77777777" w:rsidR="00884C07" w:rsidRDefault="00880FA5">
      <w:pPr>
        <w:pStyle w:val="Compact"/>
        <w:numPr>
          <w:ilvl w:val="0"/>
          <w:numId w:val="3"/>
        </w:numPr>
      </w:pPr>
      <w:r>
        <w:t xml:space="preserve">Correct the availability date or historical values as </w:t>
      </w:r>
      <w:proofErr w:type="gramStart"/>
      <w:r>
        <w:t>necessary, and</w:t>
      </w:r>
      <w:proofErr w:type="gramEnd"/>
      <w:r>
        <w:t xml:space="preserve"> document any limitations on using the earlier data.</w:t>
      </w:r>
    </w:p>
    <w:p w14:paraId="228D0F28" w14:textId="77777777" w:rsidR="00884C07" w:rsidRDefault="00880FA5">
      <w:pPr>
        <w:pStyle w:val="Heading2"/>
      </w:pPr>
      <w:bookmarkStart w:id="4" w:name="Xd9ab1917b00dd25613d0699e5652372c17acbd8"/>
      <w:bookmarkEnd w:id="3"/>
      <w:r>
        <w:rPr>
          <w:rFonts w:ascii="Calibri" w:eastAsia="Calibri" w:hAnsi="Calibri" w:cs="Calibri"/>
        </w:rPr>
        <w:t>3. PD_SEG_BILL_AMT_PCKG amounts for records with missing package IDs</w:t>
      </w:r>
    </w:p>
    <w:p w14:paraId="600D43A0" w14:textId="77777777" w:rsidR="00884C07" w:rsidRDefault="00880FA5">
      <w:pPr>
        <w:pStyle w:val="FirstParagraph"/>
      </w:pPr>
      <w:r>
        <w:rPr>
          <w:b/>
          <w:bCs/>
        </w:rPr>
        <w:t>Observation:</w:t>
      </w:r>
      <w:r>
        <w:t xml:space="preserve"> Mean </w:t>
      </w:r>
      <w:r>
        <w:rPr>
          <w:rStyle w:val="VerbatimChar"/>
        </w:rPr>
        <w:t>PD_SEG_BILL_AMT_PCKG</w:t>
      </w:r>
      <w:r>
        <w:t xml:space="preserve"> increased from 3,314.66 in January 2019 to 691,895.50 in February, and from 4,164.17 in April to 525,758.98 in May. A source-data check found that every record with a NULL </w:t>
      </w:r>
      <w:r>
        <w:rPr>
          <w:rStyle w:val="VerbatimChar"/>
        </w:rPr>
        <w:t>PCKG_ID</w:t>
      </w:r>
      <w:r>
        <w:t xml:space="preserve"> shared the same large bill amount within each of the two spike months:</w:t>
      </w:r>
    </w:p>
    <w:tbl>
      <w:tblPr>
        <w:tblStyle w:val="Table"/>
        <w:tblW w:w="5000" w:type="pct"/>
        <w:jc w:val="center"/>
        <w:tblBorders>
          <w:top w:val="single" w:sz="6" w:space="0" w:color="1D252C"/>
          <w:left w:val="single" w:sz="6" w:space="0" w:color="1D252C"/>
          <w:bottom w:val="single" w:sz="6" w:space="0" w:color="1D252C"/>
          <w:right w:val="single" w:sz="6" w:space="0" w:color="1D252C"/>
          <w:insideH w:val="single" w:sz="6" w:space="0" w:color="1D252C"/>
          <w:insideV w:val="single" w:sz="6" w:space="0" w:color="1D252C"/>
        </w:tblBorders>
        <w:tblLook w:val="0020" w:firstRow="1" w:lastRow="0" w:firstColumn="0" w:lastColumn="0" w:noHBand="0" w:noVBand="0"/>
      </w:tblPr>
      <w:tblGrid>
        <w:gridCol w:w="2159"/>
        <w:gridCol w:w="3363"/>
        <w:gridCol w:w="4398"/>
      </w:tblGrid>
      <w:tr w:rsidR="00884C07" w14:paraId="13BDBEB1" w14:textId="77777777" w:rsidTr="00884C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FC4C02"/>
            <w:tcMar>
              <w:top w:w="80" w:type="dxa"/>
              <w:left w:w="90" w:type="dxa"/>
              <w:bottom w:w="80" w:type="dxa"/>
              <w:right w:w="90" w:type="dxa"/>
            </w:tcMar>
            <w:vAlign w:val="center"/>
          </w:tcPr>
          <w:p w14:paraId="4749CD78" w14:textId="77777777" w:rsidR="00884C07" w:rsidRDefault="00880FA5">
            <w:pPr>
              <w:pStyle w:val="Compact"/>
              <w:spacing w:after="0"/>
            </w:pPr>
            <w:r>
              <w:rPr>
                <w:b/>
                <w:sz w:val="18"/>
              </w:rPr>
              <w:t>Fact date</w:t>
            </w:r>
          </w:p>
        </w:tc>
        <w:tc>
          <w:tcPr>
            <w:tcW w:w="0" w:type="auto"/>
            <w:shd w:val="clear" w:color="auto" w:fill="FC4C02"/>
            <w:tcMar>
              <w:top w:w="80" w:type="dxa"/>
              <w:left w:w="90" w:type="dxa"/>
              <w:bottom w:w="80" w:type="dxa"/>
              <w:right w:w="90" w:type="dxa"/>
            </w:tcMar>
            <w:vAlign w:val="center"/>
          </w:tcPr>
          <w:p w14:paraId="261C78B2" w14:textId="77777777" w:rsidR="00884C07" w:rsidRDefault="00880FA5">
            <w:pPr>
              <w:pStyle w:val="Compact"/>
              <w:spacing w:after="0"/>
              <w:jc w:val="right"/>
            </w:pPr>
            <w:r>
              <w:rPr>
                <w:b/>
                <w:sz w:val="18"/>
              </w:rPr>
              <w:t>Records with NULL PCKG_ID</w:t>
            </w:r>
          </w:p>
        </w:tc>
        <w:tc>
          <w:tcPr>
            <w:tcW w:w="0" w:type="auto"/>
            <w:shd w:val="clear" w:color="auto" w:fill="FC4C02"/>
            <w:tcMar>
              <w:top w:w="80" w:type="dxa"/>
              <w:left w:w="90" w:type="dxa"/>
              <w:bottom w:w="80" w:type="dxa"/>
              <w:right w:w="90" w:type="dxa"/>
            </w:tcMar>
            <w:vAlign w:val="center"/>
          </w:tcPr>
          <w:p w14:paraId="37DA89E0" w14:textId="77777777" w:rsidR="00884C07" w:rsidRDefault="00880FA5">
            <w:pPr>
              <w:pStyle w:val="Compact"/>
              <w:spacing w:after="0"/>
              <w:jc w:val="right"/>
            </w:pPr>
            <w:r>
              <w:rPr>
                <w:b/>
                <w:sz w:val="18"/>
              </w:rPr>
              <w:t>Bill amount repeated on every record</w:t>
            </w:r>
          </w:p>
        </w:tc>
      </w:tr>
      <w:tr w:rsidR="00884C07" w14:paraId="416A2674" w14:textId="77777777" w:rsidTr="00884C07">
        <w:trPr>
          <w:cantSplit/>
          <w:jc w:val="center"/>
        </w:trPr>
        <w:tc>
          <w:tcPr>
            <w:tcW w:w="0" w:type="auto"/>
            <w:shd w:val="clear" w:color="auto" w:fill="FFFFFF"/>
            <w:tcMar>
              <w:top w:w="80" w:type="dxa"/>
              <w:left w:w="90" w:type="dxa"/>
              <w:bottom w:w="80" w:type="dxa"/>
              <w:right w:w="90" w:type="dxa"/>
            </w:tcMar>
            <w:vAlign w:val="center"/>
          </w:tcPr>
          <w:p w14:paraId="7892F2D1" w14:textId="77777777" w:rsidR="00884C07" w:rsidRDefault="00880FA5">
            <w:pPr>
              <w:pStyle w:val="Compact"/>
              <w:spacing w:after="0"/>
            </w:pPr>
            <w:r>
              <w:rPr>
                <w:sz w:val="18"/>
              </w:rPr>
              <w:t>28 February 2019</w:t>
            </w:r>
          </w:p>
        </w:tc>
        <w:tc>
          <w:tcPr>
            <w:tcW w:w="0" w:type="auto"/>
            <w:shd w:val="clear" w:color="auto" w:fill="FFFFFF"/>
            <w:tcMar>
              <w:top w:w="80" w:type="dxa"/>
              <w:left w:w="90" w:type="dxa"/>
              <w:bottom w:w="80" w:type="dxa"/>
              <w:right w:w="90" w:type="dxa"/>
            </w:tcMar>
            <w:vAlign w:val="center"/>
          </w:tcPr>
          <w:p w14:paraId="65FC2382" w14:textId="77777777" w:rsidR="00884C07" w:rsidRDefault="00880FA5">
            <w:pPr>
              <w:pStyle w:val="Compact"/>
              <w:spacing w:after="0"/>
              <w:jc w:val="right"/>
            </w:pPr>
            <w:r>
              <w:rPr>
                <w:sz w:val="18"/>
              </w:rPr>
              <w:t>9,201</w:t>
            </w:r>
          </w:p>
        </w:tc>
        <w:tc>
          <w:tcPr>
            <w:tcW w:w="0" w:type="auto"/>
            <w:shd w:val="clear" w:color="auto" w:fill="FFFFFF"/>
            <w:tcMar>
              <w:top w:w="80" w:type="dxa"/>
              <w:left w:w="90" w:type="dxa"/>
              <w:bottom w:w="80" w:type="dxa"/>
              <w:right w:w="90" w:type="dxa"/>
            </w:tcMar>
            <w:vAlign w:val="center"/>
          </w:tcPr>
          <w:p w14:paraId="761C4481" w14:textId="77777777" w:rsidR="00884C07" w:rsidRDefault="00880FA5">
            <w:pPr>
              <w:pStyle w:val="Compact"/>
              <w:spacing w:after="0"/>
              <w:jc w:val="right"/>
            </w:pPr>
            <w:r>
              <w:rPr>
                <w:sz w:val="18"/>
              </w:rPr>
              <w:t>9,664,577.58</w:t>
            </w:r>
          </w:p>
        </w:tc>
      </w:tr>
      <w:tr w:rsidR="00884C07" w14:paraId="5649153F" w14:textId="77777777" w:rsidTr="00884C07">
        <w:trPr>
          <w:cantSplit/>
          <w:jc w:val="center"/>
        </w:trPr>
        <w:tc>
          <w:tcPr>
            <w:tcW w:w="0" w:type="auto"/>
            <w:shd w:val="clear" w:color="auto" w:fill="FFFFFF"/>
            <w:tcMar>
              <w:top w:w="80" w:type="dxa"/>
              <w:left w:w="90" w:type="dxa"/>
              <w:bottom w:w="80" w:type="dxa"/>
              <w:right w:w="90" w:type="dxa"/>
            </w:tcMar>
            <w:vAlign w:val="center"/>
          </w:tcPr>
          <w:p w14:paraId="2DD10E4C" w14:textId="77777777" w:rsidR="00884C07" w:rsidRDefault="00880FA5">
            <w:pPr>
              <w:pStyle w:val="Compact"/>
              <w:spacing w:after="0"/>
            </w:pPr>
            <w:r>
              <w:rPr>
                <w:sz w:val="18"/>
              </w:rPr>
              <w:t>31 May 2019</w:t>
            </w:r>
          </w:p>
        </w:tc>
        <w:tc>
          <w:tcPr>
            <w:tcW w:w="0" w:type="auto"/>
            <w:shd w:val="clear" w:color="auto" w:fill="FFFFFF"/>
            <w:tcMar>
              <w:top w:w="80" w:type="dxa"/>
              <w:left w:w="90" w:type="dxa"/>
              <w:bottom w:w="80" w:type="dxa"/>
              <w:right w:w="90" w:type="dxa"/>
            </w:tcMar>
            <w:vAlign w:val="center"/>
          </w:tcPr>
          <w:p w14:paraId="7EE9D363" w14:textId="77777777" w:rsidR="00884C07" w:rsidRDefault="00880FA5">
            <w:pPr>
              <w:pStyle w:val="Compact"/>
              <w:spacing w:after="0"/>
              <w:jc w:val="right"/>
            </w:pPr>
            <w:r>
              <w:rPr>
                <w:sz w:val="18"/>
              </w:rPr>
              <w:t>12,802</w:t>
            </w:r>
          </w:p>
        </w:tc>
        <w:tc>
          <w:tcPr>
            <w:tcW w:w="0" w:type="auto"/>
            <w:shd w:val="clear" w:color="auto" w:fill="FFFFFF"/>
            <w:tcMar>
              <w:top w:w="80" w:type="dxa"/>
              <w:left w:w="90" w:type="dxa"/>
              <w:bottom w:w="80" w:type="dxa"/>
              <w:right w:w="90" w:type="dxa"/>
            </w:tcMar>
            <w:vAlign w:val="center"/>
          </w:tcPr>
          <w:p w14:paraId="41B3CB99" w14:textId="77777777" w:rsidR="00884C07" w:rsidRDefault="00880FA5">
            <w:pPr>
              <w:pStyle w:val="Compact"/>
              <w:spacing w:after="0"/>
              <w:jc w:val="right"/>
            </w:pPr>
            <w:r>
              <w:rPr>
                <w:sz w:val="18"/>
              </w:rPr>
              <w:t>4,897,476.20</w:t>
            </w:r>
          </w:p>
        </w:tc>
      </w:tr>
    </w:tbl>
    <w:p w14:paraId="76A33468" w14:textId="77777777" w:rsidR="00884C07" w:rsidRDefault="00880FA5">
      <w:pPr>
        <w:pStyle w:val="BodyText"/>
      </w:pPr>
      <w:r>
        <w:t>The attested calculation (O592) sums bill amounts by package ID and reporting date. The repeated values are consistent with records having missing package IDs being aggregated together. The field’s review comment (W592) explains early zero values through August 2006 but does not address these 2019 amounts.</w:t>
      </w:r>
    </w:p>
    <w:p w14:paraId="02B5A73D" w14:textId="77777777" w:rsidR="00884C07" w:rsidRDefault="00880FA5">
      <w:pPr>
        <w:pStyle w:val="BodyText"/>
      </w:pPr>
      <w:r>
        <w:rPr>
          <w:b/>
          <w:bCs/>
        </w:rPr>
        <w:t>Requested action:</w:t>
      </w:r>
    </w:p>
    <w:p w14:paraId="4786E2E3" w14:textId="76C4DEDB" w:rsidR="00884C07" w:rsidRDefault="00FC3279">
      <w:pPr>
        <w:pStyle w:val="Compact"/>
        <w:numPr>
          <w:ilvl w:val="0"/>
          <w:numId w:val="4"/>
        </w:numPr>
      </w:pPr>
      <w:r>
        <w:t>Investigate w</w:t>
      </w:r>
      <w:r w:rsidR="00880FA5">
        <w:t xml:space="preserve">hy did the number of records with NULL </w:t>
      </w:r>
      <w:r w:rsidR="00880FA5">
        <w:rPr>
          <w:rStyle w:val="VerbatimChar"/>
        </w:rPr>
        <w:t>PCKG_ID</w:t>
      </w:r>
      <w:r w:rsidR="00880FA5">
        <w:t xml:space="preserve"> </w:t>
      </w:r>
      <w:r w:rsidR="00902E92">
        <w:t>increased</w:t>
      </w:r>
      <w:r w:rsidR="00880FA5">
        <w:t xml:space="preserve"> sharply in February and May 2019, and which source/process changes and populations were affected?</w:t>
      </w:r>
    </w:p>
    <w:p w14:paraId="2C60DA57" w14:textId="6CB6A4A5" w:rsidR="00902E92" w:rsidRDefault="00880FA5" w:rsidP="00902E92">
      <w:pPr>
        <w:pStyle w:val="Compact"/>
        <w:numPr>
          <w:ilvl w:val="0"/>
          <w:numId w:val="4"/>
        </w:numPr>
        <w:rPr>
          <w:ins w:id="5" w:author="Chen, Siqi" w:date="2026-10-29T16:04:00Z" w16du:dateUtc="2026-10-29T16:04:00Z"/>
        </w:rPr>
      </w:pPr>
      <w:r>
        <w:t xml:space="preserve">How should </w:t>
      </w:r>
      <w:r>
        <w:rPr>
          <w:rStyle w:val="VerbatimChar"/>
        </w:rPr>
        <w:t>PD_SEG_BILL_AMT_PCKG</w:t>
      </w:r>
      <w:r>
        <w:t xml:space="preserve"> handle NULL package IDs to avoid combining unrelated agreements? Please confirm and make any required corrections to the calculation and affected data, and update the attestation with the cause, affected periods and agreed treatment.</w:t>
      </w:r>
      <w:ins w:id="6" w:author="MVT proposed edits" w:date="2026-10-29T15:28:00Z">
        <w:r>
          <w:t xml:space="preserve"> </w:t>
        </w:r>
      </w:ins>
      <w:ins w:id="7" w:author="Chen, Siqi" w:date="2026-10-29T16:04:00Z" w16du:dateUtc="2026-10-29T16:04:00Z">
        <w:r w:rsidR="00902E92">
          <w:t xml:space="preserve">Assess whether other package-derived fields that aggregate or join on PCKG_ID are also affected by NULL </w:t>
        </w:r>
        <w:proofErr w:type="gramStart"/>
        <w:r w:rsidR="00902E92">
          <w:t>keys, and</w:t>
        </w:r>
        <w:proofErr w:type="gramEnd"/>
        <w:r w:rsidR="00902E92">
          <w:t xml:space="preserve"> document the affected scope and agreed treatment.</w:t>
        </w:r>
      </w:ins>
    </w:p>
    <w:p w14:paraId="6B96683C" w14:textId="4F7D8DBB" w:rsidR="00FC3279" w:rsidRPr="00E26D43" w:rsidRDefault="00FC3279" w:rsidP="00E26D43">
      <w:pPr>
        <w:pStyle w:val="Compact"/>
        <w:rPr>
          <w:rFonts w:eastAsia="DengXian" w:hint="eastAsia"/>
          <w:lang w:eastAsia="zh-CN"/>
        </w:rPr>
      </w:pPr>
    </w:p>
    <w:p w14:paraId="1AB7E3CE" w14:textId="77777777" w:rsidR="00884C07" w:rsidRDefault="00880FA5">
      <w:pPr>
        <w:pStyle w:val="Heading2"/>
      </w:pPr>
      <w:bookmarkStart w:id="8" w:name="X1e27537137114b9e6bd98799ef55e67f4c56995"/>
      <w:bookmarkEnd w:id="4"/>
      <w:r>
        <w:rPr>
          <w:rFonts w:ascii="Calibri" w:eastAsia="Calibri" w:hAnsi="Calibri" w:cs="Calibri"/>
        </w:rPr>
        <w:t>4. June 2024 increase in zero payments and derived special values</w:t>
      </w:r>
    </w:p>
    <w:p w14:paraId="39B1E43A" w14:textId="77777777" w:rsidR="00884C07" w:rsidRDefault="00880FA5">
      <w:pPr>
        <w:pStyle w:val="FirstParagraph"/>
      </w:pPr>
      <w:r>
        <w:rPr>
          <w:b/>
          <w:bCs/>
        </w:rPr>
        <w:t>Observation:</w:t>
      </w:r>
      <w:r>
        <w:t xml:space="preserve"> Zero payment counts increased sharply in June 2024 and returned close to their previous levels in July:</w:t>
      </w:r>
    </w:p>
    <w:tbl>
      <w:tblPr>
        <w:tblStyle w:val="Table"/>
        <w:tblW w:w="0" w:type="auto"/>
        <w:jc w:val="center"/>
        <w:tblBorders>
          <w:top w:val="single" w:sz="6" w:space="0" w:color="1D252C"/>
          <w:left w:val="single" w:sz="6" w:space="0" w:color="1D252C"/>
          <w:bottom w:val="single" w:sz="6" w:space="0" w:color="1D252C"/>
          <w:right w:val="single" w:sz="6" w:space="0" w:color="1D252C"/>
          <w:insideH w:val="single" w:sz="6" w:space="0" w:color="1D252C"/>
          <w:insideV w:val="single" w:sz="6" w:space="0" w:color="1D252C"/>
        </w:tblBorders>
        <w:tblLook w:val="0020" w:firstRow="1" w:lastRow="0" w:firstColumn="0" w:lastColumn="0" w:noHBand="0" w:noVBand="0"/>
      </w:tblPr>
      <w:tblGrid>
        <w:gridCol w:w="3513"/>
        <w:gridCol w:w="918"/>
        <w:gridCol w:w="930"/>
        <w:gridCol w:w="872"/>
      </w:tblGrid>
      <w:tr w:rsidR="00884C07" w14:paraId="136FCE2E" w14:textId="77777777" w:rsidTr="00884C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FC4C02"/>
            <w:tcMar>
              <w:top w:w="80" w:type="dxa"/>
              <w:left w:w="90" w:type="dxa"/>
              <w:bottom w:w="80" w:type="dxa"/>
              <w:right w:w="90" w:type="dxa"/>
            </w:tcMar>
            <w:vAlign w:val="center"/>
          </w:tcPr>
          <w:p w14:paraId="45373A88" w14:textId="77777777" w:rsidR="00884C07" w:rsidRDefault="00880FA5">
            <w:pPr>
              <w:pStyle w:val="Compact"/>
              <w:spacing w:after="0"/>
            </w:pPr>
            <w:r>
              <w:rPr>
                <w:b/>
                <w:sz w:val="18"/>
              </w:rPr>
              <w:t>Field / metric</w:t>
            </w:r>
          </w:p>
        </w:tc>
        <w:tc>
          <w:tcPr>
            <w:tcW w:w="0" w:type="auto"/>
            <w:shd w:val="clear" w:color="auto" w:fill="FC4C02"/>
            <w:tcMar>
              <w:top w:w="80" w:type="dxa"/>
              <w:left w:w="90" w:type="dxa"/>
              <w:bottom w:w="80" w:type="dxa"/>
              <w:right w:w="90" w:type="dxa"/>
            </w:tcMar>
            <w:vAlign w:val="center"/>
          </w:tcPr>
          <w:p w14:paraId="1C9FEBC5" w14:textId="77777777" w:rsidR="00884C07" w:rsidRDefault="00880FA5">
            <w:pPr>
              <w:pStyle w:val="Compact"/>
              <w:spacing w:after="0"/>
              <w:jc w:val="right"/>
            </w:pPr>
            <w:r>
              <w:rPr>
                <w:b/>
                <w:sz w:val="18"/>
              </w:rPr>
              <w:t>May 2024</w:t>
            </w:r>
          </w:p>
        </w:tc>
        <w:tc>
          <w:tcPr>
            <w:tcW w:w="0" w:type="auto"/>
            <w:shd w:val="clear" w:color="auto" w:fill="FC4C02"/>
            <w:tcMar>
              <w:top w:w="80" w:type="dxa"/>
              <w:left w:w="90" w:type="dxa"/>
              <w:bottom w:w="80" w:type="dxa"/>
              <w:right w:w="90" w:type="dxa"/>
            </w:tcMar>
            <w:vAlign w:val="center"/>
          </w:tcPr>
          <w:p w14:paraId="7421109A" w14:textId="77777777" w:rsidR="00884C07" w:rsidRDefault="00880FA5">
            <w:pPr>
              <w:pStyle w:val="Compact"/>
              <w:spacing w:after="0"/>
              <w:jc w:val="right"/>
            </w:pPr>
            <w:r>
              <w:rPr>
                <w:b/>
                <w:sz w:val="18"/>
              </w:rPr>
              <w:t>June 2024</w:t>
            </w:r>
          </w:p>
        </w:tc>
        <w:tc>
          <w:tcPr>
            <w:tcW w:w="0" w:type="auto"/>
            <w:shd w:val="clear" w:color="auto" w:fill="FC4C02"/>
            <w:tcMar>
              <w:top w:w="80" w:type="dxa"/>
              <w:left w:w="90" w:type="dxa"/>
              <w:bottom w:w="80" w:type="dxa"/>
              <w:right w:w="90" w:type="dxa"/>
            </w:tcMar>
            <w:vAlign w:val="center"/>
          </w:tcPr>
          <w:p w14:paraId="644EDF64" w14:textId="77777777" w:rsidR="00884C07" w:rsidRDefault="00880FA5">
            <w:pPr>
              <w:pStyle w:val="Compact"/>
              <w:spacing w:after="0"/>
              <w:jc w:val="right"/>
            </w:pPr>
            <w:r>
              <w:rPr>
                <w:b/>
                <w:sz w:val="18"/>
              </w:rPr>
              <w:t>July 2024</w:t>
            </w:r>
          </w:p>
        </w:tc>
      </w:tr>
      <w:tr w:rsidR="00884C07" w14:paraId="198C2D9C" w14:textId="77777777" w:rsidTr="00884C07">
        <w:trPr>
          <w:cantSplit/>
          <w:jc w:val="center"/>
        </w:trPr>
        <w:tc>
          <w:tcPr>
            <w:tcW w:w="0" w:type="auto"/>
            <w:shd w:val="clear" w:color="auto" w:fill="FFFFFF"/>
            <w:tcMar>
              <w:top w:w="80" w:type="dxa"/>
              <w:left w:w="90" w:type="dxa"/>
              <w:bottom w:w="80" w:type="dxa"/>
              <w:right w:w="90" w:type="dxa"/>
            </w:tcMar>
            <w:vAlign w:val="center"/>
          </w:tcPr>
          <w:p w14:paraId="44E6F04B" w14:textId="77777777" w:rsidR="00884C07" w:rsidRDefault="00880FA5">
            <w:pPr>
              <w:pStyle w:val="Compact"/>
              <w:spacing w:after="0"/>
            </w:pPr>
            <w:r>
              <w:rPr>
                <w:rStyle w:val="VerbatimChar"/>
                <w:sz w:val="18"/>
              </w:rPr>
              <w:t>PROBE_CNP_AMT</w:t>
            </w:r>
            <w:r>
              <w:rPr>
                <w:sz w:val="18"/>
              </w:rPr>
              <w:t xml:space="preserve"> - zero count</w:t>
            </w:r>
          </w:p>
        </w:tc>
        <w:tc>
          <w:tcPr>
            <w:tcW w:w="0" w:type="auto"/>
            <w:shd w:val="clear" w:color="auto" w:fill="FFFFFF"/>
            <w:tcMar>
              <w:top w:w="80" w:type="dxa"/>
              <w:left w:w="90" w:type="dxa"/>
              <w:bottom w:w="80" w:type="dxa"/>
              <w:right w:w="90" w:type="dxa"/>
            </w:tcMar>
            <w:vAlign w:val="center"/>
          </w:tcPr>
          <w:p w14:paraId="3A21F5EA" w14:textId="77777777" w:rsidR="00884C07" w:rsidRDefault="00880FA5">
            <w:pPr>
              <w:pStyle w:val="Compact"/>
              <w:spacing w:after="0"/>
              <w:jc w:val="right"/>
            </w:pPr>
            <w:r>
              <w:rPr>
                <w:sz w:val="18"/>
              </w:rPr>
              <w:t>2,566</w:t>
            </w:r>
          </w:p>
        </w:tc>
        <w:tc>
          <w:tcPr>
            <w:tcW w:w="0" w:type="auto"/>
            <w:shd w:val="clear" w:color="auto" w:fill="FFFFFF"/>
            <w:tcMar>
              <w:top w:w="80" w:type="dxa"/>
              <w:left w:w="90" w:type="dxa"/>
              <w:bottom w:w="80" w:type="dxa"/>
              <w:right w:w="90" w:type="dxa"/>
            </w:tcMar>
            <w:vAlign w:val="center"/>
          </w:tcPr>
          <w:p w14:paraId="0DBB5B69" w14:textId="77777777" w:rsidR="00884C07" w:rsidRDefault="00880FA5">
            <w:pPr>
              <w:pStyle w:val="Compact"/>
              <w:spacing w:after="0"/>
              <w:jc w:val="right"/>
            </w:pPr>
            <w:r>
              <w:rPr>
                <w:sz w:val="18"/>
              </w:rPr>
              <w:t>12,916</w:t>
            </w:r>
          </w:p>
        </w:tc>
        <w:tc>
          <w:tcPr>
            <w:tcW w:w="0" w:type="auto"/>
            <w:shd w:val="clear" w:color="auto" w:fill="FFFFFF"/>
            <w:tcMar>
              <w:top w:w="80" w:type="dxa"/>
              <w:left w:w="90" w:type="dxa"/>
              <w:bottom w:w="80" w:type="dxa"/>
              <w:right w:w="90" w:type="dxa"/>
            </w:tcMar>
            <w:vAlign w:val="center"/>
          </w:tcPr>
          <w:p w14:paraId="4C90E104" w14:textId="77777777" w:rsidR="00884C07" w:rsidRDefault="00880FA5">
            <w:pPr>
              <w:pStyle w:val="Compact"/>
              <w:spacing w:after="0"/>
              <w:jc w:val="right"/>
            </w:pPr>
            <w:r>
              <w:rPr>
                <w:sz w:val="18"/>
              </w:rPr>
              <w:t>2,691</w:t>
            </w:r>
          </w:p>
        </w:tc>
      </w:tr>
      <w:tr w:rsidR="00884C07" w14:paraId="113B8629" w14:textId="77777777" w:rsidTr="00884C07">
        <w:trPr>
          <w:cantSplit/>
          <w:jc w:val="center"/>
        </w:trPr>
        <w:tc>
          <w:tcPr>
            <w:tcW w:w="0" w:type="auto"/>
            <w:shd w:val="clear" w:color="auto" w:fill="FFFFFF"/>
            <w:tcMar>
              <w:top w:w="80" w:type="dxa"/>
              <w:left w:w="90" w:type="dxa"/>
              <w:bottom w:w="80" w:type="dxa"/>
              <w:right w:w="90" w:type="dxa"/>
            </w:tcMar>
            <w:vAlign w:val="center"/>
          </w:tcPr>
          <w:p w14:paraId="52B6AF65" w14:textId="77777777" w:rsidR="00884C07" w:rsidRDefault="00880FA5">
            <w:pPr>
              <w:pStyle w:val="Compact"/>
              <w:spacing w:after="0"/>
            </w:pPr>
            <w:r>
              <w:rPr>
                <w:rStyle w:val="VerbatimChar"/>
                <w:sz w:val="18"/>
              </w:rPr>
              <w:t>PCKG_CNP_AMT</w:t>
            </w:r>
            <w:r>
              <w:rPr>
                <w:sz w:val="18"/>
              </w:rPr>
              <w:t xml:space="preserve"> - zero count</w:t>
            </w:r>
          </w:p>
        </w:tc>
        <w:tc>
          <w:tcPr>
            <w:tcW w:w="0" w:type="auto"/>
            <w:shd w:val="clear" w:color="auto" w:fill="FFFFFF"/>
            <w:tcMar>
              <w:top w:w="80" w:type="dxa"/>
              <w:left w:w="90" w:type="dxa"/>
              <w:bottom w:w="80" w:type="dxa"/>
              <w:right w:w="90" w:type="dxa"/>
            </w:tcMar>
            <w:vAlign w:val="center"/>
          </w:tcPr>
          <w:p w14:paraId="68D9B5A8" w14:textId="77777777" w:rsidR="00884C07" w:rsidRDefault="00880FA5">
            <w:pPr>
              <w:pStyle w:val="Compact"/>
              <w:spacing w:after="0"/>
              <w:jc w:val="right"/>
            </w:pPr>
            <w:r>
              <w:rPr>
                <w:sz w:val="18"/>
              </w:rPr>
              <w:t>2,228</w:t>
            </w:r>
          </w:p>
        </w:tc>
        <w:tc>
          <w:tcPr>
            <w:tcW w:w="0" w:type="auto"/>
            <w:shd w:val="clear" w:color="auto" w:fill="FFFFFF"/>
            <w:tcMar>
              <w:top w:w="80" w:type="dxa"/>
              <w:left w:w="90" w:type="dxa"/>
              <w:bottom w:w="80" w:type="dxa"/>
              <w:right w:w="90" w:type="dxa"/>
            </w:tcMar>
            <w:vAlign w:val="center"/>
          </w:tcPr>
          <w:p w14:paraId="136F1258" w14:textId="77777777" w:rsidR="00884C07" w:rsidRDefault="00880FA5">
            <w:pPr>
              <w:pStyle w:val="Compact"/>
              <w:spacing w:after="0"/>
              <w:jc w:val="right"/>
            </w:pPr>
            <w:r>
              <w:rPr>
                <w:sz w:val="18"/>
              </w:rPr>
              <w:t>11,685</w:t>
            </w:r>
          </w:p>
        </w:tc>
        <w:tc>
          <w:tcPr>
            <w:tcW w:w="0" w:type="auto"/>
            <w:shd w:val="clear" w:color="auto" w:fill="FFFFFF"/>
            <w:tcMar>
              <w:top w:w="80" w:type="dxa"/>
              <w:left w:w="90" w:type="dxa"/>
              <w:bottom w:w="80" w:type="dxa"/>
              <w:right w:w="90" w:type="dxa"/>
            </w:tcMar>
            <w:vAlign w:val="center"/>
          </w:tcPr>
          <w:p w14:paraId="696470E4" w14:textId="77777777" w:rsidR="00884C07" w:rsidRDefault="00880FA5">
            <w:pPr>
              <w:pStyle w:val="Compact"/>
              <w:spacing w:after="0"/>
              <w:jc w:val="right"/>
            </w:pPr>
            <w:r>
              <w:rPr>
                <w:sz w:val="18"/>
              </w:rPr>
              <w:t>2,352</w:t>
            </w:r>
          </w:p>
        </w:tc>
      </w:tr>
      <w:tr w:rsidR="00884C07" w14:paraId="3AD23E45" w14:textId="77777777" w:rsidTr="00884C07">
        <w:trPr>
          <w:cantSplit/>
          <w:jc w:val="center"/>
        </w:trPr>
        <w:tc>
          <w:tcPr>
            <w:tcW w:w="0" w:type="auto"/>
            <w:shd w:val="clear" w:color="auto" w:fill="FFFFFF"/>
            <w:tcMar>
              <w:top w:w="80" w:type="dxa"/>
              <w:left w:w="90" w:type="dxa"/>
              <w:bottom w:w="80" w:type="dxa"/>
              <w:right w:w="90" w:type="dxa"/>
            </w:tcMar>
            <w:vAlign w:val="center"/>
          </w:tcPr>
          <w:p w14:paraId="37921C37" w14:textId="77777777" w:rsidR="00884C07" w:rsidRDefault="00880FA5">
            <w:pPr>
              <w:pStyle w:val="Compact"/>
              <w:spacing w:after="0"/>
            </w:pPr>
            <w:r>
              <w:rPr>
                <w:rStyle w:val="VerbatimChar"/>
                <w:sz w:val="18"/>
              </w:rPr>
              <w:t>MV_CAP_PAID_PCT_PYMT_RT</w:t>
            </w:r>
            <w:r>
              <w:rPr>
                <w:sz w:val="18"/>
              </w:rPr>
              <w:t xml:space="preserve"> - special count</w:t>
            </w:r>
          </w:p>
        </w:tc>
        <w:tc>
          <w:tcPr>
            <w:tcW w:w="0" w:type="auto"/>
            <w:shd w:val="clear" w:color="auto" w:fill="FFFFFF"/>
            <w:tcMar>
              <w:top w:w="80" w:type="dxa"/>
              <w:left w:w="90" w:type="dxa"/>
              <w:bottom w:w="80" w:type="dxa"/>
              <w:right w:w="90" w:type="dxa"/>
            </w:tcMar>
            <w:vAlign w:val="center"/>
          </w:tcPr>
          <w:p w14:paraId="48D4F394" w14:textId="77777777" w:rsidR="00884C07" w:rsidRDefault="00880FA5">
            <w:pPr>
              <w:pStyle w:val="Compact"/>
              <w:spacing w:after="0"/>
              <w:jc w:val="right"/>
            </w:pPr>
            <w:r>
              <w:rPr>
                <w:sz w:val="18"/>
              </w:rPr>
              <w:t>2,731</w:t>
            </w:r>
          </w:p>
        </w:tc>
        <w:tc>
          <w:tcPr>
            <w:tcW w:w="0" w:type="auto"/>
            <w:shd w:val="clear" w:color="auto" w:fill="FFFFFF"/>
            <w:tcMar>
              <w:top w:w="80" w:type="dxa"/>
              <w:left w:w="90" w:type="dxa"/>
              <w:bottom w:w="80" w:type="dxa"/>
              <w:right w:w="90" w:type="dxa"/>
            </w:tcMar>
            <w:vAlign w:val="center"/>
          </w:tcPr>
          <w:p w14:paraId="1B73CD7F" w14:textId="77777777" w:rsidR="00884C07" w:rsidRDefault="00880FA5">
            <w:pPr>
              <w:pStyle w:val="Compact"/>
              <w:spacing w:after="0"/>
              <w:jc w:val="right"/>
            </w:pPr>
            <w:r>
              <w:rPr>
                <w:sz w:val="18"/>
              </w:rPr>
              <w:t>13,089</w:t>
            </w:r>
          </w:p>
        </w:tc>
        <w:tc>
          <w:tcPr>
            <w:tcW w:w="0" w:type="auto"/>
            <w:shd w:val="clear" w:color="auto" w:fill="FFFFFF"/>
            <w:tcMar>
              <w:top w:w="80" w:type="dxa"/>
              <w:left w:w="90" w:type="dxa"/>
              <w:bottom w:w="80" w:type="dxa"/>
              <w:right w:w="90" w:type="dxa"/>
            </w:tcMar>
            <w:vAlign w:val="center"/>
          </w:tcPr>
          <w:p w14:paraId="4AC06856" w14:textId="77777777" w:rsidR="00884C07" w:rsidRDefault="00880FA5">
            <w:pPr>
              <w:pStyle w:val="Compact"/>
              <w:spacing w:after="0"/>
              <w:jc w:val="right"/>
            </w:pPr>
            <w:r>
              <w:rPr>
                <w:sz w:val="18"/>
              </w:rPr>
              <w:t>2,972</w:t>
            </w:r>
          </w:p>
        </w:tc>
      </w:tr>
    </w:tbl>
    <w:p w14:paraId="12F732C2" w14:textId="77777777" w:rsidR="00884C07" w:rsidRDefault="00880FA5">
      <w:pPr>
        <w:pStyle w:val="BodyText"/>
      </w:pPr>
      <w:r>
        <w:t xml:space="preserve">Total population remained broadly stable: 97,173 in May, 97,129 in June and 97,147 in July. The </w:t>
      </w:r>
      <w:r>
        <w:rPr>
          <w:rStyle w:val="VerbatimChar"/>
        </w:rPr>
        <w:t>PROBE_CNP_AMT</w:t>
      </w:r>
      <w:r>
        <w:t xml:space="preserve"> zero rate increased from 0.026407 to 0.132978 before returning to 0.027700.</w:t>
      </w:r>
    </w:p>
    <w:p w14:paraId="13C6899A" w14:textId="77777777" w:rsidR="00884C07" w:rsidRDefault="00880FA5">
      <w:pPr>
        <w:pStyle w:val="BodyText"/>
      </w:pPr>
      <w:r>
        <w:t xml:space="preserve">CDAO’s comments for the payment fields (W49 and W251) explain a June 2012 PROBE loading error and elevated zeros during 2014-2019, but do not address June 2024. The attested ratio calculation (O423) assigns special value </w:t>
      </w:r>
      <w:r>
        <w:rPr>
          <w:rStyle w:val="VerbatimChar"/>
        </w:rPr>
        <w:t>-999999</w:t>
      </w:r>
      <w:r>
        <w:t xml:space="preserve"> when </w:t>
      </w:r>
      <w:r>
        <w:rPr>
          <w:rStyle w:val="VerbatimChar"/>
        </w:rPr>
        <w:t>PROBE_CNP_AMT</w:t>
      </w:r>
      <w:r>
        <w:t xml:space="preserve"> is zero, providing a link between zero payments and the increase in derived special values.</w:t>
      </w:r>
    </w:p>
    <w:p w14:paraId="4757FCD0" w14:textId="77777777" w:rsidR="00884C07" w:rsidRDefault="00880FA5">
      <w:pPr>
        <w:pStyle w:val="BodyText"/>
      </w:pPr>
      <w:r>
        <w:rPr>
          <w:b/>
          <w:bCs/>
        </w:rPr>
        <w:t>Requested action:</w:t>
      </w:r>
    </w:p>
    <w:p w14:paraId="33725C6C" w14:textId="77777777" w:rsidR="00884C07" w:rsidRDefault="00880FA5">
      <w:pPr>
        <w:pStyle w:val="Compact"/>
        <w:numPr>
          <w:ilvl w:val="0"/>
          <w:numId w:val="5"/>
        </w:numPr>
      </w:pPr>
      <w:r>
        <w:t xml:space="preserve">Explain the temporary increase in zero </w:t>
      </w:r>
      <w:r>
        <w:rPr>
          <w:rStyle w:val="VerbatimChar"/>
        </w:rPr>
        <w:t>PROBE_CNP_AMT</w:t>
      </w:r>
      <w:r>
        <w:t xml:space="preserve"> values in June 2024, confirming whether it reflects expected payment </w:t>
      </w:r>
      <w:proofErr w:type="spellStart"/>
      <w:r>
        <w:t>behaviour</w:t>
      </w:r>
      <w:proofErr w:type="spellEnd"/>
      <w:r>
        <w:t>/timing or a source-data processing issue.</w:t>
      </w:r>
    </w:p>
    <w:p w14:paraId="0E73E261" w14:textId="77777777" w:rsidR="00884C07" w:rsidRDefault="00880FA5">
      <w:pPr>
        <w:pStyle w:val="Compact"/>
        <w:numPr>
          <w:ilvl w:val="0"/>
          <w:numId w:val="5"/>
        </w:numPr>
      </w:pPr>
      <w:r>
        <w:lastRenderedPageBreak/>
        <w:t>Reconcile affected records to payment transactions, confirm whether payment and derived-field values require correction, and update the attestation with the explanation and affected scope.</w:t>
      </w:r>
    </w:p>
    <w:p w14:paraId="6D3910AF" w14:textId="77777777" w:rsidR="00884C07" w:rsidRDefault="00880FA5">
      <w:pPr>
        <w:pStyle w:val="Heading2"/>
      </w:pPr>
      <w:bookmarkStart w:id="9" w:name="X46232d280390aab9e5201bfd3e4e2d335cf06be"/>
      <w:bookmarkEnd w:id="8"/>
      <w:r>
        <w:rPr>
          <w:rFonts w:ascii="Calibri" w:eastAsia="Calibri" w:hAnsi="Calibri" w:cs="Calibri"/>
        </w:rPr>
        <w:t>5. Treatment of extreme ratios for very small positive denominators</w:t>
      </w:r>
    </w:p>
    <w:p w14:paraId="3814219E" w14:textId="77777777" w:rsidR="00884C07" w:rsidRDefault="00880FA5">
      <w:pPr>
        <w:pStyle w:val="FirstParagraph"/>
      </w:pPr>
      <w:r>
        <w:rPr>
          <w:b/>
          <w:bCs/>
        </w:rPr>
        <w:t>Observation:</w:t>
      </w:r>
      <w:r>
        <w:t xml:space="preserve"> Mean values for </w:t>
      </w:r>
      <w:r>
        <w:rPr>
          <w:rStyle w:val="VerbatimChar"/>
        </w:rPr>
        <w:t>MV_TOT_DEP_SAV_TO_ACC_BAL_RT</w:t>
      </w:r>
      <w:r>
        <w:t xml:space="preserve"> and </w:t>
      </w:r>
      <w:r>
        <w:rPr>
          <w:rStyle w:val="VerbatimChar"/>
        </w:rPr>
        <w:t>MV_PCKG_SAV_DEP_TO_BALANCE_RT</w:t>
      </w:r>
      <w:r>
        <w:t xml:space="preserve"> spike in October 2011, November 2013 and June 2023. Source checks show that very small positive account/package balances generate extremely large ratios. The calculated values match the documented formulas, and a small number of records dominate the means.</w:t>
      </w:r>
    </w:p>
    <w:p w14:paraId="5987D853" w14:textId="77777777" w:rsidR="00884C07" w:rsidRDefault="00880FA5">
      <w:pPr>
        <w:pStyle w:val="BodyText"/>
      </w:pPr>
      <w:r>
        <w:rPr>
          <w:rStyle w:val="VerbatimChar"/>
        </w:rPr>
        <w:t>MV_AMORTISATION_RT</w:t>
      </w:r>
      <w:r>
        <w:t xml:space="preserve"> also produces extreme values when its adjusted payment denominator is very small and positive, as demonstrated in the reconciled April 2013 examples.</w:t>
      </w:r>
    </w:p>
    <w:p w14:paraId="0F200421" w14:textId="77777777" w:rsidR="00884C07" w:rsidRDefault="00880FA5">
      <w:pPr>
        <w:pStyle w:val="BodyText"/>
      </w:pPr>
      <w:r>
        <w:rPr>
          <w:b/>
          <w:bCs/>
        </w:rPr>
        <w:t>Requested action:</w:t>
      </w:r>
    </w:p>
    <w:p w14:paraId="48082ED3" w14:textId="77777777" w:rsidR="00884C07" w:rsidRDefault="00880FA5">
      <w:pPr>
        <w:pStyle w:val="Compact"/>
        <w:numPr>
          <w:ilvl w:val="0"/>
          <w:numId w:val="6"/>
        </w:numPr>
      </w:pPr>
      <w:r>
        <w:t>Confirm whether the very small positive balances and adjusted payment denominators reflect valid underlying data, and whether the associated numerator amounts are correctly mapped.</w:t>
      </w:r>
    </w:p>
    <w:p w14:paraId="2793EE15" w14:textId="77777777" w:rsidR="00884C07" w:rsidRDefault="00880FA5">
      <w:pPr>
        <w:pStyle w:val="Compact"/>
        <w:numPr>
          <w:ilvl w:val="0"/>
          <w:numId w:val="6"/>
        </w:numPr>
      </w:pPr>
      <w:r>
        <w:t>Confirm and document how ratios with near-zero positive denominators should be interpreted and treated in modelling and validation, including any limitations on use.</w:t>
      </w:r>
    </w:p>
    <w:p w14:paraId="6E8E9677" w14:textId="3BFF1FFC" w:rsidR="00884C07" w:rsidRDefault="00880FA5">
      <w:pPr>
        <w:pStyle w:val="Heading2"/>
      </w:pPr>
      <w:bookmarkStart w:id="10" w:name="documented-findings"/>
      <w:r>
        <w:t>Selected</w:t>
      </w:r>
      <w:r>
        <w:rPr>
          <w:rFonts w:ascii="Calibri" w:eastAsia="Calibri" w:hAnsi="Calibri" w:cs="Calibri"/>
        </w:rPr>
        <w:t xml:space="preserve"> </w:t>
      </w:r>
      <w:r>
        <w:t>observations with documented explanations</w:t>
      </w:r>
      <w:bookmarkEnd w:id="9"/>
    </w:p>
    <w:tbl>
      <w:tblPr>
        <w:tblStyle w:val="Table"/>
        <w:tblW w:w="5000" w:type="pct"/>
        <w:jc w:val="center"/>
        <w:tblBorders>
          <w:top w:val="single" w:sz="6" w:space="0" w:color="1D252C"/>
          <w:left w:val="single" w:sz="6" w:space="0" w:color="1D252C"/>
          <w:bottom w:val="single" w:sz="6" w:space="0" w:color="1D252C"/>
          <w:right w:val="single" w:sz="6" w:space="0" w:color="1D252C"/>
          <w:insideH w:val="single" w:sz="6" w:space="0" w:color="1D252C"/>
          <w:insideV w:val="single" w:sz="6" w:space="0" w:color="1D252C"/>
        </w:tblBorders>
        <w:tblLook w:val="0020" w:firstRow="1" w:lastRow="0" w:firstColumn="0" w:lastColumn="0" w:noHBand="0" w:noVBand="0"/>
      </w:tblPr>
      <w:tblGrid>
        <w:gridCol w:w="3610"/>
        <w:gridCol w:w="3478"/>
        <w:gridCol w:w="2832"/>
        <w:tblGridChange w:id="11">
          <w:tblGrid>
            <w:gridCol w:w="3486"/>
            <w:gridCol w:w="124"/>
            <w:gridCol w:w="3143"/>
            <w:gridCol w:w="335"/>
            <w:gridCol w:w="2832"/>
          </w:tblGrid>
        </w:tblGridChange>
      </w:tblGrid>
      <w:tr w:rsidR="00884C07" w14:paraId="6A428ECA" w14:textId="77777777" w:rsidTr="00884C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FC4C02"/>
            <w:tcMar>
              <w:top w:w="80" w:type="dxa"/>
              <w:left w:w="90" w:type="dxa"/>
              <w:bottom w:w="80" w:type="dxa"/>
              <w:right w:w="90" w:type="dxa"/>
            </w:tcMar>
            <w:vAlign w:val="center"/>
          </w:tcPr>
          <w:p w14:paraId="78F74C83" w14:textId="77777777" w:rsidR="00884C07" w:rsidRDefault="00880FA5">
            <w:pPr>
              <w:pStyle w:val="Compact"/>
              <w:spacing w:after="0"/>
            </w:pPr>
            <w:r>
              <w:rPr>
                <w:b/>
                <w:sz w:val="18"/>
              </w:rPr>
              <w:t>Finding</w:t>
            </w:r>
          </w:p>
        </w:tc>
        <w:tc>
          <w:tcPr>
            <w:tcW w:w="0" w:type="auto"/>
            <w:shd w:val="clear" w:color="auto" w:fill="FC4C02"/>
            <w:tcMar>
              <w:top w:w="80" w:type="dxa"/>
              <w:left w:w="90" w:type="dxa"/>
              <w:bottom w:w="80" w:type="dxa"/>
              <w:right w:w="90" w:type="dxa"/>
            </w:tcMar>
            <w:vAlign w:val="center"/>
          </w:tcPr>
          <w:p w14:paraId="782EFCF4" w14:textId="77777777" w:rsidR="00884C07" w:rsidRDefault="00880FA5">
            <w:pPr>
              <w:pStyle w:val="Compact"/>
              <w:spacing w:after="0"/>
            </w:pPr>
            <w:r>
              <w:rPr>
                <w:b/>
                <w:sz w:val="18"/>
              </w:rPr>
              <w:t>Explanation / reference</w:t>
            </w:r>
          </w:p>
        </w:tc>
        <w:tc>
          <w:tcPr>
            <w:tcW w:w="0" w:type="auto"/>
            <w:shd w:val="clear" w:color="auto" w:fill="FC4C02"/>
            <w:tcMar>
              <w:top w:w="80" w:type="dxa"/>
              <w:left w:w="90" w:type="dxa"/>
              <w:bottom w:w="80" w:type="dxa"/>
              <w:right w:w="90" w:type="dxa"/>
            </w:tcMar>
            <w:vAlign w:val="center"/>
          </w:tcPr>
          <w:p w14:paraId="2B2A7A39" w14:textId="77777777" w:rsidR="00884C07" w:rsidRDefault="00880FA5">
            <w:pPr>
              <w:pStyle w:val="Compact"/>
              <w:spacing w:after="0"/>
            </w:pPr>
            <w:r>
              <w:rPr>
                <w:b/>
                <w:sz w:val="18"/>
              </w:rPr>
              <w:t>Conclusion</w:t>
            </w:r>
          </w:p>
        </w:tc>
      </w:tr>
      <w:tr w:rsidR="00E26D43" w14:paraId="58E2DB75" w14:textId="77777777" w:rsidTr="00DD619C">
        <w:tblPrEx>
          <w:tblW w:w="5000" w:type="pct"/>
          <w:jc w:val="center"/>
          <w:tblBorders>
            <w:top w:val="single" w:sz="6" w:space="0" w:color="1D252C"/>
            <w:left w:val="single" w:sz="6" w:space="0" w:color="1D252C"/>
            <w:bottom w:val="single" w:sz="6" w:space="0" w:color="1D252C"/>
            <w:right w:val="single" w:sz="6" w:space="0" w:color="1D252C"/>
            <w:insideH w:val="single" w:sz="6" w:space="0" w:color="1D252C"/>
            <w:insideV w:val="single" w:sz="6" w:space="0" w:color="1D252C"/>
          </w:tblBorders>
          <w:tblLook w:val="0020" w:firstRow="1" w:lastRow="0" w:firstColumn="0" w:lastColumn="0" w:noHBand="0" w:noVBand="0"/>
          <w:tblPrExChange w:id="12" w:author="Chen, Siqi" w:date="2026-10-29T15:48:00Z" w16du:dateUtc="2026-10-29T15:48:00Z">
            <w:tblPrEx>
              <w:tblW w:w="5000" w:type="pct"/>
              <w:jc w:val="center"/>
              <w:tblBorders>
                <w:top w:val="single" w:sz="6" w:space="0" w:color="1D252C"/>
                <w:left w:val="single" w:sz="6" w:space="0" w:color="1D252C"/>
                <w:bottom w:val="single" w:sz="6" w:space="0" w:color="1D252C"/>
                <w:right w:val="single" w:sz="6" w:space="0" w:color="1D252C"/>
                <w:insideH w:val="single" w:sz="6" w:space="0" w:color="1D252C"/>
                <w:insideV w:val="single" w:sz="6" w:space="0" w:color="1D252C"/>
              </w:tblBorders>
              <w:tblLook w:val="0020" w:firstRow="1" w:lastRow="0" w:firstColumn="0" w:lastColumn="0" w:noHBand="0" w:noVBand="0"/>
            </w:tblPrEx>
          </w:tblPrExChange>
        </w:tblPrEx>
        <w:trPr>
          <w:cantSplit/>
          <w:jc w:val="center"/>
          <w:trPrChange w:id="13" w:author="Chen, Siqi" w:date="2026-10-29T15:48:00Z" w16du:dateUtc="2026-10-29T15:48:00Z">
            <w:trPr>
              <w:cantSplit/>
              <w:jc w:val="center"/>
            </w:trPr>
          </w:trPrChange>
        </w:trPr>
        <w:tc>
          <w:tcPr>
            <w:tcW w:w="0" w:type="auto"/>
            <w:shd w:val="clear" w:color="auto" w:fill="FFFFFF"/>
            <w:tcMar>
              <w:top w:w="80" w:type="dxa"/>
              <w:left w:w="90" w:type="dxa"/>
              <w:bottom w:w="80" w:type="dxa"/>
              <w:right w:w="90" w:type="dxa"/>
            </w:tcMar>
            <w:tcPrChange w:id="14" w:author="Chen, Siqi" w:date="2026-10-29T15:48:00Z" w16du:dateUtc="2026-10-29T15:48:00Z">
              <w:tcPr>
                <w:tcW w:w="0" w:type="auto"/>
                <w:shd w:val="clear" w:color="auto" w:fill="FFFFFF"/>
                <w:tcMar>
                  <w:top w:w="80" w:type="dxa"/>
                  <w:left w:w="90" w:type="dxa"/>
                  <w:bottom w:w="80" w:type="dxa"/>
                  <w:right w:w="90" w:type="dxa"/>
                </w:tcMar>
                <w:vAlign w:val="center"/>
              </w:tcPr>
            </w:tcPrChange>
          </w:tcPr>
          <w:p w14:paraId="0C03573F" w14:textId="5D72A33A" w:rsidR="00E26D43" w:rsidRPr="005F7611" w:rsidRDefault="00E26D43" w:rsidP="00E26D43">
            <w:pPr>
              <w:pStyle w:val="Compact"/>
              <w:spacing w:after="0"/>
              <w:rPr>
                <w:sz w:val="18"/>
                <w:szCs w:val="18"/>
              </w:rPr>
            </w:pPr>
            <w:ins w:id="15" w:author="Chen, Siqi" w:date="2026-10-29T15:48:00Z" w16du:dateUtc="2026-10-29T15:48:00Z">
              <w:r w:rsidRPr="005F7611">
                <w:rPr>
                  <w:sz w:val="18"/>
                  <w:szCs w:val="18"/>
                </w:rPr>
                <w:t>Total account count: approximately 10.25% decrease in June 2019 versus May, from 119,437 to 107,191.</w:t>
              </w:r>
            </w:ins>
          </w:p>
        </w:tc>
        <w:tc>
          <w:tcPr>
            <w:tcW w:w="0" w:type="auto"/>
            <w:shd w:val="clear" w:color="auto" w:fill="FFFFFF"/>
            <w:tcMar>
              <w:top w:w="80" w:type="dxa"/>
              <w:left w:w="90" w:type="dxa"/>
              <w:bottom w:w="80" w:type="dxa"/>
              <w:right w:w="90" w:type="dxa"/>
            </w:tcMar>
            <w:tcPrChange w:id="16" w:author="Chen, Siqi" w:date="2026-10-29T15:48:00Z" w16du:dateUtc="2026-10-29T15:48:00Z">
              <w:tcPr>
                <w:tcW w:w="0" w:type="auto"/>
                <w:gridSpan w:val="2"/>
                <w:shd w:val="clear" w:color="auto" w:fill="FFFFFF"/>
                <w:tcMar>
                  <w:top w:w="80" w:type="dxa"/>
                  <w:left w:w="90" w:type="dxa"/>
                  <w:bottom w:w="80" w:type="dxa"/>
                  <w:right w:w="90" w:type="dxa"/>
                </w:tcMar>
                <w:vAlign w:val="center"/>
              </w:tcPr>
            </w:tcPrChange>
          </w:tcPr>
          <w:p w14:paraId="3879A83A" w14:textId="008F8CE2" w:rsidR="00E26D43" w:rsidRPr="005F7611" w:rsidRDefault="00E26D43" w:rsidP="00E26D43">
            <w:pPr>
              <w:pStyle w:val="Compact"/>
              <w:spacing w:after="0"/>
              <w:rPr>
                <w:sz w:val="18"/>
                <w:szCs w:val="18"/>
              </w:rPr>
            </w:pPr>
            <w:ins w:id="17" w:author="Chen, Siqi" w:date="2026-10-29T15:48:00Z" w16du:dateUtc="2026-10-29T15:48:00Z">
              <w:r w:rsidRPr="005F7611">
                <w:rPr>
                  <w:sz w:val="18"/>
                  <w:szCs w:val="18"/>
                </w:rPr>
                <w:t xml:space="preserve">The attestation identifies May 2019 as the </w:t>
              </w:r>
              <w:proofErr w:type="spellStart"/>
              <w:r w:rsidRPr="005F7611">
                <w:rPr>
                  <w:sz w:val="18"/>
                  <w:szCs w:val="18"/>
                </w:rPr>
                <w:t>Glenbeigh</w:t>
              </w:r>
              <w:proofErr w:type="spellEnd"/>
              <w:r w:rsidRPr="005F7611">
                <w:rPr>
                  <w:sz w:val="18"/>
                  <w:szCs w:val="18"/>
                </w:rPr>
                <w:t xml:space="preserve"> migration month (W13/W43) and mentions associated account closures (W124/W126/W127). It does not explicitly attribute the June 2019 total account-count decrease to this event.</w:t>
              </w:r>
            </w:ins>
          </w:p>
        </w:tc>
        <w:tc>
          <w:tcPr>
            <w:tcW w:w="0" w:type="auto"/>
            <w:shd w:val="clear" w:color="auto" w:fill="FFFFFF"/>
            <w:tcMar>
              <w:top w:w="80" w:type="dxa"/>
              <w:left w:w="90" w:type="dxa"/>
              <w:bottom w:w="80" w:type="dxa"/>
              <w:right w:w="90" w:type="dxa"/>
            </w:tcMar>
            <w:tcPrChange w:id="18" w:author="Chen, Siqi" w:date="2026-10-29T15:48:00Z" w16du:dateUtc="2026-10-29T15:48:00Z">
              <w:tcPr>
                <w:tcW w:w="0" w:type="auto"/>
                <w:gridSpan w:val="2"/>
                <w:shd w:val="clear" w:color="auto" w:fill="FFFFFF"/>
                <w:tcMar>
                  <w:top w:w="80" w:type="dxa"/>
                  <w:left w:w="90" w:type="dxa"/>
                  <w:bottom w:w="80" w:type="dxa"/>
                  <w:right w:w="90" w:type="dxa"/>
                </w:tcMar>
                <w:vAlign w:val="center"/>
              </w:tcPr>
            </w:tcPrChange>
          </w:tcPr>
          <w:p w14:paraId="01DAA843" w14:textId="73760EFA" w:rsidR="00E26D43" w:rsidRPr="005F7611" w:rsidRDefault="00E26D43" w:rsidP="00E26D43">
            <w:pPr>
              <w:pStyle w:val="Compact"/>
              <w:spacing w:after="0"/>
              <w:rPr>
                <w:sz w:val="18"/>
                <w:szCs w:val="18"/>
              </w:rPr>
            </w:pPr>
            <w:ins w:id="19" w:author="Chen, Siqi" w:date="2026-10-29T15:48:00Z" w16du:dateUtc="2026-10-29T15:48:00Z">
              <w:r w:rsidRPr="005F7611">
                <w:rPr>
                  <w:sz w:val="18"/>
                  <w:szCs w:val="18"/>
                </w:rPr>
                <w:t>Consistent with documented portfolio movement; attribution not explicitly confirmed. Advise CDAO to record the reason for the June 2019 account-count decrease and the affected population explicitly in the attestation log.</w:t>
              </w:r>
            </w:ins>
          </w:p>
        </w:tc>
      </w:tr>
      <w:tr w:rsidR="00884C07" w14:paraId="7ECCBFE1" w14:textId="77777777" w:rsidTr="00884C07">
        <w:trPr>
          <w:cantSplit/>
          <w:jc w:val="center"/>
        </w:trPr>
        <w:tc>
          <w:tcPr>
            <w:tcW w:w="0" w:type="auto"/>
            <w:shd w:val="clear" w:color="auto" w:fill="FFFFFF"/>
            <w:tcMar>
              <w:top w:w="80" w:type="dxa"/>
              <w:left w:w="90" w:type="dxa"/>
              <w:bottom w:w="80" w:type="dxa"/>
              <w:right w:w="90" w:type="dxa"/>
            </w:tcMar>
            <w:vAlign w:val="center"/>
          </w:tcPr>
          <w:p w14:paraId="362D12D4" w14:textId="77777777" w:rsidR="00884C07" w:rsidRPr="005F7611" w:rsidRDefault="00880FA5">
            <w:pPr>
              <w:pStyle w:val="Compact"/>
              <w:spacing w:after="0"/>
              <w:rPr>
                <w:sz w:val="18"/>
                <w:szCs w:val="18"/>
              </w:rPr>
            </w:pPr>
            <w:r w:rsidRPr="00E26D43">
              <w:rPr>
                <w:sz w:val="18"/>
                <w:szCs w:val="18"/>
              </w:rPr>
              <w:t>Flood-score availability improves in December 2023</w:t>
            </w:r>
          </w:p>
        </w:tc>
        <w:tc>
          <w:tcPr>
            <w:tcW w:w="0" w:type="auto"/>
            <w:shd w:val="clear" w:color="auto" w:fill="FFFFFF"/>
            <w:tcMar>
              <w:top w:w="80" w:type="dxa"/>
              <w:left w:w="90" w:type="dxa"/>
              <w:bottom w:w="80" w:type="dxa"/>
              <w:right w:w="90" w:type="dxa"/>
            </w:tcMar>
            <w:vAlign w:val="center"/>
          </w:tcPr>
          <w:p w14:paraId="0513A86C" w14:textId="77777777" w:rsidR="00884C07" w:rsidRPr="005F7611" w:rsidRDefault="00880FA5">
            <w:pPr>
              <w:pStyle w:val="Compact"/>
              <w:spacing w:after="0"/>
              <w:rPr>
                <w:sz w:val="18"/>
                <w:szCs w:val="18"/>
              </w:rPr>
            </w:pPr>
            <w:r w:rsidRPr="00E26D43">
              <w:rPr>
                <w:sz w:val="18"/>
                <w:szCs w:val="18"/>
              </w:rPr>
              <w:t>Documented introduction date: 1 December 2023 (V579).</w:t>
            </w:r>
          </w:p>
        </w:tc>
        <w:tc>
          <w:tcPr>
            <w:tcW w:w="0" w:type="auto"/>
            <w:shd w:val="clear" w:color="auto" w:fill="FFFFFF"/>
            <w:tcMar>
              <w:top w:w="80" w:type="dxa"/>
              <w:left w:w="90" w:type="dxa"/>
              <w:bottom w:w="80" w:type="dxa"/>
              <w:right w:w="90" w:type="dxa"/>
            </w:tcMar>
            <w:vAlign w:val="center"/>
          </w:tcPr>
          <w:p w14:paraId="3BCEB5C6" w14:textId="08F91DAA" w:rsidR="00884C07" w:rsidRPr="005F7611" w:rsidRDefault="00880FA5">
            <w:pPr>
              <w:pStyle w:val="Compact"/>
              <w:spacing w:after="0"/>
              <w:rPr>
                <w:sz w:val="18"/>
                <w:szCs w:val="18"/>
              </w:rPr>
            </w:pPr>
            <w:r w:rsidRPr="00E26D43">
              <w:rPr>
                <w:sz w:val="18"/>
                <w:szCs w:val="18"/>
              </w:rPr>
              <w:t>PASS - introduction timing explained.</w:t>
            </w:r>
          </w:p>
        </w:tc>
      </w:tr>
      <w:tr w:rsidR="00884C07" w14:paraId="4EFC0776" w14:textId="77777777" w:rsidTr="00884C07">
        <w:trPr>
          <w:cantSplit/>
          <w:jc w:val="center"/>
        </w:trPr>
        <w:tc>
          <w:tcPr>
            <w:tcW w:w="0" w:type="auto"/>
            <w:shd w:val="clear" w:color="auto" w:fill="FFFFFF"/>
            <w:tcMar>
              <w:top w:w="80" w:type="dxa"/>
              <w:left w:w="90" w:type="dxa"/>
              <w:bottom w:w="80" w:type="dxa"/>
              <w:right w:w="90" w:type="dxa"/>
            </w:tcMar>
            <w:vAlign w:val="center"/>
          </w:tcPr>
          <w:p w14:paraId="4B0B1FCF" w14:textId="77777777" w:rsidR="00884C07" w:rsidRPr="005F7611" w:rsidRDefault="00880FA5">
            <w:pPr>
              <w:pStyle w:val="Compact"/>
              <w:spacing w:after="0"/>
              <w:rPr>
                <w:sz w:val="18"/>
                <w:szCs w:val="18"/>
              </w:rPr>
            </w:pPr>
            <w:r w:rsidRPr="00E26D43">
              <w:rPr>
                <w:sz w:val="18"/>
                <w:szCs w:val="18"/>
              </w:rPr>
              <w:t xml:space="preserve">Historical special values in </w:t>
            </w:r>
            <w:r w:rsidRPr="00E26D43">
              <w:rPr>
                <w:rStyle w:val="VerbatimChar"/>
                <w:sz w:val="18"/>
                <w:szCs w:val="18"/>
              </w:rPr>
              <w:t>CALC_CUST_ALL_CHNG_CR_TURNOVER</w:t>
            </w:r>
            <w:r w:rsidRPr="00E26D43">
              <w:rPr>
                <w:sz w:val="18"/>
                <w:szCs w:val="18"/>
              </w:rPr>
              <w:t xml:space="preserve"> before January 2007</w:t>
            </w:r>
          </w:p>
        </w:tc>
        <w:tc>
          <w:tcPr>
            <w:tcW w:w="0" w:type="auto"/>
            <w:shd w:val="clear" w:color="auto" w:fill="FFFFFF"/>
            <w:tcMar>
              <w:top w:w="80" w:type="dxa"/>
              <w:left w:w="90" w:type="dxa"/>
              <w:bottom w:w="80" w:type="dxa"/>
              <w:right w:w="90" w:type="dxa"/>
            </w:tcMar>
            <w:vAlign w:val="center"/>
          </w:tcPr>
          <w:p w14:paraId="5488F780" w14:textId="77777777" w:rsidR="00884C07" w:rsidRPr="005F7611" w:rsidRDefault="00880FA5">
            <w:pPr>
              <w:pStyle w:val="Compact"/>
              <w:spacing w:after="0"/>
              <w:rPr>
                <w:sz w:val="18"/>
                <w:szCs w:val="18"/>
              </w:rPr>
            </w:pPr>
            <w:r w:rsidRPr="00E26D43">
              <w:rPr>
                <w:sz w:val="18"/>
                <w:szCs w:val="18"/>
              </w:rPr>
              <w:t>Data available from January 2007; earlier 100% special values documented (V564/W564).</w:t>
            </w:r>
          </w:p>
        </w:tc>
        <w:tc>
          <w:tcPr>
            <w:tcW w:w="0" w:type="auto"/>
            <w:shd w:val="clear" w:color="auto" w:fill="FFFFFF"/>
            <w:tcMar>
              <w:top w:w="80" w:type="dxa"/>
              <w:left w:w="90" w:type="dxa"/>
              <w:bottom w:w="80" w:type="dxa"/>
              <w:right w:w="90" w:type="dxa"/>
            </w:tcMar>
            <w:vAlign w:val="center"/>
          </w:tcPr>
          <w:p w14:paraId="4C1F7F94" w14:textId="509C23ED" w:rsidR="00884C07" w:rsidRPr="005F7611" w:rsidRDefault="00880FA5">
            <w:pPr>
              <w:pStyle w:val="Compact"/>
              <w:spacing w:after="0"/>
              <w:rPr>
                <w:sz w:val="18"/>
                <w:szCs w:val="18"/>
              </w:rPr>
            </w:pPr>
            <w:r w:rsidRPr="00E26D43">
              <w:rPr>
                <w:sz w:val="18"/>
                <w:szCs w:val="18"/>
              </w:rPr>
              <w:t>PASS - historical coverage explained.</w:t>
            </w:r>
          </w:p>
        </w:tc>
      </w:tr>
      <w:tr w:rsidR="00884C07" w14:paraId="331F096E" w14:textId="77777777" w:rsidTr="00884C07">
        <w:trPr>
          <w:cantSplit/>
          <w:jc w:val="center"/>
        </w:trPr>
        <w:tc>
          <w:tcPr>
            <w:tcW w:w="0" w:type="auto"/>
            <w:shd w:val="clear" w:color="auto" w:fill="FFFFFF"/>
            <w:tcMar>
              <w:top w:w="80" w:type="dxa"/>
              <w:left w:w="90" w:type="dxa"/>
              <w:bottom w:w="80" w:type="dxa"/>
              <w:right w:w="90" w:type="dxa"/>
            </w:tcMar>
            <w:vAlign w:val="center"/>
          </w:tcPr>
          <w:p w14:paraId="6A1879D5" w14:textId="77777777" w:rsidR="00884C07" w:rsidRPr="005F7611" w:rsidRDefault="00880FA5">
            <w:pPr>
              <w:pStyle w:val="Compact"/>
              <w:spacing w:after="0"/>
              <w:rPr>
                <w:sz w:val="18"/>
                <w:szCs w:val="18"/>
              </w:rPr>
            </w:pPr>
            <w:r w:rsidRPr="00E26D43">
              <w:rPr>
                <w:sz w:val="18"/>
                <w:szCs w:val="18"/>
              </w:rPr>
              <w:t xml:space="preserve">High baseline missingness in </w:t>
            </w:r>
            <w:r w:rsidRPr="00E26D43">
              <w:rPr>
                <w:rStyle w:val="VerbatimChar"/>
                <w:sz w:val="18"/>
                <w:szCs w:val="18"/>
              </w:rPr>
              <w:t>CLOSED_DT</w:t>
            </w:r>
          </w:p>
        </w:tc>
        <w:tc>
          <w:tcPr>
            <w:tcW w:w="0" w:type="auto"/>
            <w:shd w:val="clear" w:color="auto" w:fill="FFFFFF"/>
            <w:tcMar>
              <w:top w:w="80" w:type="dxa"/>
              <w:left w:w="90" w:type="dxa"/>
              <w:bottom w:w="80" w:type="dxa"/>
              <w:right w:w="90" w:type="dxa"/>
            </w:tcMar>
            <w:vAlign w:val="center"/>
          </w:tcPr>
          <w:p w14:paraId="3E768D96" w14:textId="77777777" w:rsidR="00884C07" w:rsidRPr="005F7611" w:rsidRDefault="00880FA5">
            <w:pPr>
              <w:pStyle w:val="Compact"/>
              <w:spacing w:after="0"/>
              <w:rPr>
                <w:sz w:val="18"/>
                <w:szCs w:val="18"/>
              </w:rPr>
            </w:pPr>
            <w:r w:rsidRPr="00E26D43">
              <w:rPr>
                <w:sz w:val="18"/>
                <w:szCs w:val="18"/>
              </w:rPr>
              <w:t>Closed accounts are not retained in RDS (W36).</w:t>
            </w:r>
          </w:p>
        </w:tc>
        <w:tc>
          <w:tcPr>
            <w:tcW w:w="0" w:type="auto"/>
            <w:shd w:val="clear" w:color="auto" w:fill="FFFFFF"/>
            <w:tcMar>
              <w:top w:w="80" w:type="dxa"/>
              <w:left w:w="90" w:type="dxa"/>
              <w:bottom w:w="80" w:type="dxa"/>
              <w:right w:w="90" w:type="dxa"/>
            </w:tcMar>
            <w:vAlign w:val="center"/>
          </w:tcPr>
          <w:p w14:paraId="3B6B56D7" w14:textId="2B61FC2B" w:rsidR="00884C07" w:rsidRPr="005F7611" w:rsidRDefault="00880FA5">
            <w:pPr>
              <w:pStyle w:val="Compact"/>
              <w:spacing w:after="0"/>
              <w:rPr>
                <w:sz w:val="18"/>
                <w:szCs w:val="18"/>
              </w:rPr>
            </w:pPr>
            <w:r w:rsidRPr="00E26D43">
              <w:rPr>
                <w:sz w:val="18"/>
                <w:szCs w:val="18"/>
              </w:rPr>
              <w:t>PASS - expected missingness.</w:t>
            </w:r>
          </w:p>
        </w:tc>
      </w:tr>
      <w:tr w:rsidR="00884C07" w14:paraId="0DCA91E0" w14:textId="77777777" w:rsidTr="00884C07">
        <w:trPr>
          <w:cantSplit/>
          <w:jc w:val="center"/>
        </w:trPr>
        <w:tc>
          <w:tcPr>
            <w:tcW w:w="0" w:type="auto"/>
            <w:shd w:val="clear" w:color="auto" w:fill="FFFFFF"/>
            <w:tcMar>
              <w:top w:w="80" w:type="dxa"/>
              <w:left w:w="90" w:type="dxa"/>
              <w:bottom w:w="80" w:type="dxa"/>
              <w:right w:w="90" w:type="dxa"/>
            </w:tcMar>
            <w:vAlign w:val="center"/>
          </w:tcPr>
          <w:p w14:paraId="1066BA4F" w14:textId="77777777" w:rsidR="00884C07" w:rsidRPr="005F7611" w:rsidRDefault="00880FA5">
            <w:pPr>
              <w:pStyle w:val="Compact"/>
              <w:spacing w:after="0"/>
              <w:rPr>
                <w:sz w:val="18"/>
                <w:szCs w:val="18"/>
              </w:rPr>
            </w:pPr>
            <w:r w:rsidRPr="00E26D43">
              <w:rPr>
                <w:sz w:val="18"/>
                <w:szCs w:val="18"/>
              </w:rPr>
              <w:t xml:space="preserve">High baseline special rates in </w:t>
            </w:r>
            <w:r w:rsidRPr="00E26D43">
              <w:rPr>
                <w:rStyle w:val="VerbatimChar"/>
                <w:sz w:val="18"/>
                <w:szCs w:val="18"/>
              </w:rPr>
              <w:t>CHQ_LMT_UTIL_AVG_BAL_6M</w:t>
            </w:r>
          </w:p>
        </w:tc>
        <w:tc>
          <w:tcPr>
            <w:tcW w:w="0" w:type="auto"/>
            <w:shd w:val="clear" w:color="auto" w:fill="FFFFFF"/>
            <w:tcMar>
              <w:top w:w="80" w:type="dxa"/>
              <w:left w:w="90" w:type="dxa"/>
              <w:bottom w:w="80" w:type="dxa"/>
              <w:right w:w="90" w:type="dxa"/>
            </w:tcMar>
            <w:vAlign w:val="center"/>
          </w:tcPr>
          <w:p w14:paraId="147ADA80" w14:textId="77777777" w:rsidR="00884C07" w:rsidRPr="005F7611" w:rsidRDefault="00880FA5">
            <w:pPr>
              <w:pStyle w:val="Compact"/>
              <w:spacing w:after="0"/>
              <w:rPr>
                <w:sz w:val="18"/>
                <w:szCs w:val="18"/>
              </w:rPr>
            </w:pPr>
            <w:r w:rsidRPr="00E26D43">
              <w:rPr>
                <w:sz w:val="18"/>
                <w:szCs w:val="18"/>
              </w:rPr>
              <w:t>Not all mortgage customers have current accounts (W157).</w:t>
            </w:r>
          </w:p>
        </w:tc>
        <w:tc>
          <w:tcPr>
            <w:tcW w:w="0" w:type="auto"/>
            <w:shd w:val="clear" w:color="auto" w:fill="FFFFFF"/>
            <w:tcMar>
              <w:top w:w="80" w:type="dxa"/>
              <w:left w:w="90" w:type="dxa"/>
              <w:bottom w:w="80" w:type="dxa"/>
              <w:right w:w="90" w:type="dxa"/>
            </w:tcMar>
            <w:vAlign w:val="center"/>
          </w:tcPr>
          <w:p w14:paraId="396D553F" w14:textId="67EFB55A" w:rsidR="00884C07" w:rsidRPr="005F7611" w:rsidRDefault="00880FA5">
            <w:pPr>
              <w:pStyle w:val="Compact"/>
              <w:spacing w:after="0"/>
              <w:rPr>
                <w:sz w:val="18"/>
                <w:szCs w:val="18"/>
              </w:rPr>
            </w:pPr>
            <w:r w:rsidRPr="00E26D43">
              <w:rPr>
                <w:sz w:val="18"/>
                <w:szCs w:val="18"/>
              </w:rPr>
              <w:t>PASS - eligibility explained; November 2018 remains under issue 1.</w:t>
            </w:r>
          </w:p>
        </w:tc>
      </w:tr>
      <w:tr w:rsidR="00884C07" w14:paraId="33CD91FA" w14:textId="77777777" w:rsidTr="00884C07">
        <w:trPr>
          <w:cantSplit/>
          <w:jc w:val="center"/>
        </w:trPr>
        <w:tc>
          <w:tcPr>
            <w:tcW w:w="0" w:type="auto"/>
            <w:shd w:val="clear" w:color="auto" w:fill="FFFFFF"/>
            <w:tcMar>
              <w:top w:w="80" w:type="dxa"/>
              <w:left w:w="90" w:type="dxa"/>
              <w:bottom w:w="80" w:type="dxa"/>
              <w:right w:w="90" w:type="dxa"/>
            </w:tcMar>
            <w:vAlign w:val="center"/>
          </w:tcPr>
          <w:p w14:paraId="45B8267F" w14:textId="77777777" w:rsidR="00884C07" w:rsidRPr="005F7611" w:rsidRDefault="00880FA5">
            <w:pPr>
              <w:pStyle w:val="Compact"/>
              <w:spacing w:after="0"/>
              <w:rPr>
                <w:sz w:val="18"/>
                <w:szCs w:val="18"/>
              </w:rPr>
            </w:pPr>
            <w:r w:rsidRPr="00E26D43">
              <w:rPr>
                <w:sz w:val="18"/>
                <w:szCs w:val="18"/>
              </w:rPr>
              <w:t xml:space="preserve">June 2012 zero-payment spike in </w:t>
            </w:r>
            <w:r w:rsidRPr="00E26D43">
              <w:rPr>
                <w:rStyle w:val="VerbatimChar"/>
                <w:sz w:val="18"/>
                <w:szCs w:val="18"/>
              </w:rPr>
              <w:t>PROBE_CNP_AMT</w:t>
            </w:r>
            <w:r w:rsidRPr="00E26D43">
              <w:rPr>
                <w:sz w:val="18"/>
                <w:szCs w:val="18"/>
              </w:rPr>
              <w:t xml:space="preserve"> / </w:t>
            </w:r>
            <w:r w:rsidRPr="00E26D43">
              <w:rPr>
                <w:rStyle w:val="VerbatimChar"/>
                <w:sz w:val="18"/>
                <w:szCs w:val="18"/>
              </w:rPr>
              <w:t>PCKG_CNP_AMT</w:t>
            </w:r>
          </w:p>
        </w:tc>
        <w:tc>
          <w:tcPr>
            <w:tcW w:w="0" w:type="auto"/>
            <w:shd w:val="clear" w:color="auto" w:fill="FFFFFF"/>
            <w:tcMar>
              <w:top w:w="80" w:type="dxa"/>
              <w:left w:w="90" w:type="dxa"/>
              <w:bottom w:w="80" w:type="dxa"/>
              <w:right w:w="90" w:type="dxa"/>
            </w:tcMar>
            <w:vAlign w:val="center"/>
          </w:tcPr>
          <w:p w14:paraId="3D2182D1" w14:textId="77777777" w:rsidR="00884C07" w:rsidRPr="005F7611" w:rsidRDefault="00880FA5">
            <w:pPr>
              <w:pStyle w:val="Compact"/>
              <w:spacing w:after="0"/>
              <w:rPr>
                <w:sz w:val="18"/>
                <w:szCs w:val="18"/>
              </w:rPr>
            </w:pPr>
            <w:r w:rsidRPr="00E26D43">
              <w:rPr>
                <w:sz w:val="18"/>
                <w:szCs w:val="18"/>
              </w:rPr>
              <w:t>PROBE loading error documented (W49/W251).</w:t>
            </w:r>
          </w:p>
        </w:tc>
        <w:tc>
          <w:tcPr>
            <w:tcW w:w="0" w:type="auto"/>
            <w:shd w:val="clear" w:color="auto" w:fill="FFFFFF"/>
            <w:tcMar>
              <w:top w:w="80" w:type="dxa"/>
              <w:left w:w="90" w:type="dxa"/>
              <w:bottom w:w="80" w:type="dxa"/>
              <w:right w:w="90" w:type="dxa"/>
            </w:tcMar>
            <w:vAlign w:val="center"/>
          </w:tcPr>
          <w:p w14:paraId="74749C22" w14:textId="62A9A790" w:rsidR="00884C07" w:rsidRPr="00E26D43" w:rsidRDefault="00E26D43">
            <w:pPr>
              <w:pStyle w:val="Compact"/>
              <w:spacing w:after="0"/>
              <w:rPr>
                <w:sz w:val="18"/>
                <w:szCs w:val="18"/>
              </w:rPr>
            </w:pPr>
            <w:ins w:id="20" w:author="Chen, Siqi" w:date="2026-10-29T15:51:00Z" w16du:dateUtc="2026-10-29T15:51:00Z">
              <w:r w:rsidRPr="00E26D43">
                <w:rPr>
                  <w:sz w:val="18"/>
                  <w:szCs w:val="18"/>
                </w:rPr>
                <w:t>Known historical error — cause documented; correction status not stated in the attestation. Seek clarification if not already available.</w:t>
              </w:r>
            </w:ins>
          </w:p>
        </w:tc>
      </w:tr>
      <w:bookmarkEnd w:id="0"/>
      <w:bookmarkEnd w:id="10"/>
    </w:tbl>
    <w:p w14:paraId="11515F69" w14:textId="77777777" w:rsidR="00880FA5" w:rsidRDefault="00880FA5"/>
    <w:sectPr w:rsidR="00880FA5">
      <w:headerReference w:type="default" r:id="rId7"/>
      <w:footerReference w:type="even" r:id="rId8"/>
      <w:footerReference w:type="default" r:id="rId9"/>
      <w:footerReference w:type="first" r:id="rId10"/>
      <w:footnotePr>
        <w:numRestart w:val="eachSect"/>
      </w:footnotePr>
      <w:pgSz w:w="12240" w:h="15840"/>
      <w:pgMar w:top="1080" w:right="1152"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9ECC" w14:textId="77777777" w:rsidR="000E1D67" w:rsidRDefault="000E1D67">
      <w:pPr>
        <w:spacing w:after="0" w:line="240" w:lineRule="auto"/>
      </w:pPr>
      <w:r>
        <w:separator/>
      </w:r>
    </w:p>
  </w:endnote>
  <w:endnote w:type="continuationSeparator" w:id="0">
    <w:p w14:paraId="68B18736" w14:textId="77777777" w:rsidR="000E1D67" w:rsidRDefault="000E1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8997" w14:textId="11711D24" w:rsidR="007A6652" w:rsidRDefault="00297BED">
    <w:pPr>
      <w:pStyle w:val="Footer"/>
    </w:pPr>
    <w:r>
      <w:rPr>
        <w:noProof/>
      </w:rPr>
      <mc:AlternateContent>
        <mc:Choice Requires="wps">
          <w:drawing>
            <wp:anchor distT="0" distB="0" distL="0" distR="0" simplePos="0" relativeHeight="251659264" behindDoc="0" locked="0" layoutInCell="1" allowOverlap="1" wp14:anchorId="3B779FE8" wp14:editId="3AD0E4AE">
              <wp:simplePos x="635" y="635"/>
              <wp:positionH relativeFrom="page">
                <wp:align>left</wp:align>
              </wp:positionH>
              <wp:positionV relativeFrom="page">
                <wp:align>bottom</wp:align>
              </wp:positionV>
              <wp:extent cx="968375" cy="353060"/>
              <wp:effectExtent l="0" t="0" r="3175" b="0"/>
              <wp:wrapNone/>
              <wp:docPr id="372417418"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8375" cy="353060"/>
                      </a:xfrm>
                      <a:prstGeom prst="rect">
                        <a:avLst/>
                      </a:prstGeom>
                      <a:noFill/>
                      <a:ln>
                        <a:noFill/>
                      </a:ln>
                    </wps:spPr>
                    <wps:txbx>
                      <w:txbxContent>
                        <w:p w14:paraId="7D356EFC" w14:textId="05EFB362"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779FE8" id="_x0000_t202" coordsize="21600,21600" o:spt="202" path="m,l,21600r21600,l21600,xe">
              <v:stroke joinstyle="miter"/>
              <v:path gradientshapeok="t" o:connecttype="rect"/>
            </v:shapetype>
            <v:shape id="Text Box 2" o:spid="_x0000_s1026" type="#_x0000_t202" alt="Confidential!" style="position:absolute;margin-left:0;margin-top:0;width:76.25pt;height:27.8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" filled="f" stroked="f">
              <v:textbox style="mso-fit-shape-to-text:t" inset="20pt,0,0,15pt">
                <w:txbxContent>
                  <w:p w14:paraId="7D356EFC" w14:textId="05EFB362"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419562F2" w:rsidR="00884C07" w:rsidRDefault="00297BED">
    <w:r>
      <w:rPr>
        <w:noProof/>
      </w:rPr>
      <mc:AlternateContent>
        <mc:Choice Requires="wps">
          <w:drawing>
            <wp:anchor distT="0" distB="0" distL="0" distR="0" simplePos="0" relativeHeight="251660288" behindDoc="0" locked="0" layoutInCell="1" allowOverlap="1" wp14:anchorId="1B01C28C" wp14:editId="303DECE2">
              <wp:simplePos x="730250" y="9372600"/>
              <wp:positionH relativeFrom="page">
                <wp:align>left</wp:align>
              </wp:positionH>
              <wp:positionV relativeFrom="page">
                <wp:align>bottom</wp:align>
              </wp:positionV>
              <wp:extent cx="968375" cy="353060"/>
              <wp:effectExtent l="0" t="0" r="3175" b="0"/>
              <wp:wrapNone/>
              <wp:docPr id="1222883611"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8375" cy="353060"/>
                      </a:xfrm>
                      <a:prstGeom prst="rect">
                        <a:avLst/>
                      </a:prstGeom>
                      <a:noFill/>
                      <a:ln>
                        <a:noFill/>
                      </a:ln>
                    </wps:spPr>
                    <wps:txbx>
                      <w:txbxContent>
                        <w:p w14:paraId="0FC4B792" w14:textId="08C31F67"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01C28C" id="_x0000_t202" coordsize="21600,21600" o:spt="202" path="m,l,21600r21600,l21600,xe">
              <v:stroke joinstyle="miter"/>
              <v:path gradientshapeok="t" o:connecttype="rect"/>
            </v:shapetype>
            <v:shape id="Text Box 3" o:spid="_x0000_s1027" type="#_x0000_t202" alt="Confidential!" style="position:absolute;margin-left:0;margin-top:0;width:76.25pt;height:27.8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" filled="f" stroked="f">
              <v:textbox style="mso-fit-shape-to-text:t" inset="20pt,0,0,15pt">
                <w:txbxContent>
                  <w:p w14:paraId="0FC4B792" w14:textId="08C31F67"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749A" w14:textId="786CA13B" w:rsidR="007A6652" w:rsidRDefault="00297BED">
    <w:pPr>
      <w:pStyle w:val="Footer"/>
    </w:pPr>
    <w:r>
      <w:rPr>
        <w:noProof/>
      </w:rPr>
      <mc:AlternateContent>
        <mc:Choice Requires="wps">
          <w:drawing>
            <wp:anchor distT="0" distB="0" distL="0" distR="0" simplePos="0" relativeHeight="251658240" behindDoc="0" locked="0" layoutInCell="1" allowOverlap="1" wp14:anchorId="7A725BD3" wp14:editId="5120E4A2">
              <wp:simplePos x="635" y="635"/>
              <wp:positionH relativeFrom="page">
                <wp:align>left</wp:align>
              </wp:positionH>
              <wp:positionV relativeFrom="page">
                <wp:align>bottom</wp:align>
              </wp:positionV>
              <wp:extent cx="968375" cy="353060"/>
              <wp:effectExtent l="0" t="0" r="3175" b="0"/>
              <wp:wrapNone/>
              <wp:docPr id="17971184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8375" cy="353060"/>
                      </a:xfrm>
                      <a:prstGeom prst="rect">
                        <a:avLst/>
                      </a:prstGeom>
                      <a:noFill/>
                      <a:ln>
                        <a:noFill/>
                      </a:ln>
                    </wps:spPr>
                    <wps:txbx>
                      <w:txbxContent>
                        <w:p w14:paraId="1DC89803" w14:textId="337C7A4A"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725BD3" id="_x0000_t202" coordsize="21600,21600" o:spt="202" path="m,l,21600r21600,l21600,xe">
              <v:stroke joinstyle="miter"/>
              <v:path gradientshapeok="t" o:connecttype="rect"/>
            </v:shapetype>
            <v:shape id="Text Box 1" o:spid="_x0000_s1028" type="#_x0000_t202" alt="Confidential!" style="position:absolute;margin-left:0;margin-top:0;width:76.25pt;height:27.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" filled="f" stroked="f">
              <v:textbox style="mso-fit-shape-to-text:t" inset="20pt,0,0,15pt">
                <w:txbxContent>
                  <w:p w14:paraId="1DC89803" w14:textId="337C7A4A"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46C84" w14:textId="77777777" w:rsidR="000E1D67" w:rsidRDefault="000E1D67">
      <w:pPr>
        <w:spacing w:after="0" w:line="240" w:lineRule="auto"/>
      </w:pPr>
      <w:r>
        <w:separator/>
      </w:r>
    </w:p>
  </w:footnote>
  <w:footnote w:type="continuationSeparator" w:id="0">
    <w:p w14:paraId="0E406110" w14:textId="77777777" w:rsidR="000E1D67" w:rsidRDefault="000E1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884C07" w:rsidRDefault="00884C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8772874">
    <w:abstractNumId w:val="0"/>
  </w:num>
  <w:num w:numId="2" w16cid:durableId="1656759741">
    <w:abstractNumId w:val="1"/>
  </w:num>
  <w:num w:numId="3" w16cid:durableId="887381938">
    <w:abstractNumId w:val="1"/>
  </w:num>
  <w:num w:numId="4" w16cid:durableId="597182798">
    <w:abstractNumId w:val="1"/>
  </w:num>
  <w:num w:numId="5" w16cid:durableId="2076246348">
    <w:abstractNumId w:val="1"/>
  </w:num>
  <w:num w:numId="6" w16cid:durableId="8265562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 Siqi">
    <w15:presenceInfo w15:providerId="AD" w15:userId="S::Siqi.Chen@ptsb.ie::1c67c351-2636-454d-9dbf-1067f6e4ba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5F429C4"/>
    <w:rsid w:val="000132E0"/>
    <w:rsid w:val="000220BF"/>
    <w:rsid w:val="000716A5"/>
    <w:rsid w:val="000E1D67"/>
    <w:rsid w:val="00154770"/>
    <w:rsid w:val="001E5ED8"/>
    <w:rsid w:val="00297BED"/>
    <w:rsid w:val="004C2099"/>
    <w:rsid w:val="00594E95"/>
    <w:rsid w:val="005F7611"/>
    <w:rsid w:val="00627487"/>
    <w:rsid w:val="007A6652"/>
    <w:rsid w:val="00842955"/>
    <w:rsid w:val="00880FA5"/>
    <w:rsid w:val="00884C07"/>
    <w:rsid w:val="00902E92"/>
    <w:rsid w:val="00910009"/>
    <w:rsid w:val="0096737B"/>
    <w:rsid w:val="00E26D43"/>
    <w:rsid w:val="00FC3279"/>
    <w:rsid w:val="35F429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56758"/>
  <w15:docId w15:val="{C98D1F52-44CD-4137-9E61-4D6404A6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2" w:lineRule="auto"/>
    </w:pPr>
    <w:rPr>
      <w:rFonts w:ascii="Calibri" w:eastAsia="Calibri" w:hAnsi="Calibri" w:cs="Calibri"/>
      <w:color w:val="1D252C"/>
      <w:sz w:val="20"/>
    </w:rPr>
  </w:style>
  <w:style w:type="paragraph" w:styleId="Heading1">
    <w:name w:val="heading 1"/>
    <w:basedOn w:val="Normal"/>
    <w:next w:val="BodyText"/>
    <w:link w:val="Heading1Char"/>
    <w:uiPriority w:val="9"/>
    <w:qFormat/>
    <w:rsid w:val="00A10FD9"/>
    <w:pPr>
      <w:keepNext/>
      <w:keepLines/>
      <w:spacing w:before="180"/>
      <w:outlineLvl w:val="0"/>
    </w:pPr>
    <w:rPr>
      <w:rFonts w:asciiTheme="majorHAnsi" w:eastAsiaTheme="majorEastAsia" w:hAnsiTheme="majorHAnsi" w:cstheme="majorBidi"/>
      <w:b/>
      <w:color w:val="FC4C02"/>
      <w:sz w:val="28"/>
      <w:szCs w:val="40"/>
    </w:rPr>
  </w:style>
  <w:style w:type="paragraph" w:styleId="Heading2">
    <w:name w:val="heading 2"/>
    <w:basedOn w:val="Normal"/>
    <w:next w:val="BodyText"/>
    <w:link w:val="Heading2Char"/>
    <w:uiPriority w:val="9"/>
    <w:semiHidden/>
    <w:unhideWhenUsed/>
    <w:qFormat/>
    <w:rsid w:val="00A10FD9"/>
    <w:pPr>
      <w:keepNext/>
      <w:keepLines/>
      <w:spacing w:before="180"/>
      <w:outlineLvl w:val="1"/>
    </w:pPr>
    <w:rPr>
      <w:rFonts w:asciiTheme="majorHAnsi" w:eastAsiaTheme="majorEastAsia" w:hAnsiTheme="majorHAnsi" w:cstheme="majorBidi"/>
      <w:b/>
      <w:color w:val="FC4C02"/>
      <w:sz w:val="24"/>
      <w:szCs w:val="32"/>
    </w:rPr>
  </w:style>
  <w:style w:type="paragraph" w:styleId="Heading3">
    <w:name w:val="heading 3"/>
    <w:basedOn w:val="Normal"/>
    <w:next w:val="BodyText"/>
    <w:link w:val="Heading3Char"/>
    <w:uiPriority w:val="9"/>
    <w:semiHidden/>
    <w:unhideWhenUsed/>
    <w:qFormat/>
    <w:rsid w:val="00A10FD9"/>
    <w:pPr>
      <w:keepNext/>
      <w:keepLines/>
      <w:spacing w:before="180"/>
      <w:outlineLvl w:val="2"/>
    </w:pPr>
    <w:rPr>
      <w:rFonts w:eastAsiaTheme="majorEastAsia" w:cstheme="majorBidi"/>
      <w:b/>
      <w:color w:val="FC4C02"/>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FC4C0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FC4C02"/>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FC4C02"/>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FC4C02"/>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FC4C02"/>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FC4C0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80" w:line="240" w:lineRule="auto"/>
      <w:contextualSpacing/>
      <w:jc w:val="center"/>
    </w:pPr>
    <w:rPr>
      <w:rFonts w:asciiTheme="majorHAnsi" w:eastAsiaTheme="majorEastAsia" w:hAnsiTheme="majorHAnsi" w:cstheme="majorBidi"/>
      <w:b/>
      <w:color w:val="FC4C02"/>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Calibri" w:hAnsi="Calibri"/>
      <w:spacing w:val="15"/>
      <w:sz w:val="28"/>
      <w:szCs w:val="28"/>
    </w:rPr>
  </w:style>
  <w:style w:type="character" w:customStyle="1" w:styleId="SubtitleChar">
    <w:name w:val="Subtitle Char"/>
    <w:basedOn w:val="DefaultParagraphFont"/>
    <w:link w:val="Subtitle"/>
    <w:uiPriority w:val="11"/>
    <w:rsid w:val="00A10FD9"/>
    <w:rPr>
      <w:rFonts w:ascii="Calibri" w:eastAsiaTheme="majorEastAsia" w:hAnsi="Calibri" w:cstheme="majorBidi"/>
      <w:color w:val="595959" w:themeColor="text1" w:themeTint="A6"/>
      <w:spacing w:val="15"/>
      <w:sz w:val="28"/>
      <w:szCs w:val="28"/>
    </w:rPr>
  </w:style>
  <w:style w:type="paragraph" w:customStyle="1" w:styleId="Author">
    <w:name w:val="Author"/>
    <w:basedOn w:val="Title"/>
    <w:next w:val="BodyText"/>
    <w:qFormat/>
    <w:pPr>
      <w:keepLines/>
    </w:pPr>
    <w:rPr>
      <w:rFonts w:ascii="Calibri" w:eastAsia="Calibri" w:hAnsi="Calibri" w:cs="Calibri"/>
      <w:sz w:val="24"/>
      <w:szCs w:val="24"/>
    </w:rPr>
  </w:style>
  <w:style w:type="paragraph" w:styleId="Date">
    <w:name w:val="Date"/>
    <w:basedOn w:val="Title"/>
    <w:next w:val="BodyText"/>
    <w:qFormat/>
    <w:pPr>
      <w:keepLines/>
    </w:pPr>
    <w:rPr>
      <w:rFonts w:ascii="Calibri" w:eastAsia="Calibri" w:hAnsi="Calibri" w:cs="Calibri"/>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FC4C02"/>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FC4C02"/>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theme="majorBidi"/>
      <w:color w:val="FC4C02"/>
      <w:sz w:val="28"/>
      <w:szCs w:val="28"/>
    </w:rPr>
  </w:style>
  <w:style w:type="character" w:customStyle="1" w:styleId="Heading4Char">
    <w:name w:val="Heading 4 Char"/>
    <w:basedOn w:val="DefaultParagraphFont"/>
    <w:link w:val="Heading4"/>
    <w:uiPriority w:val="9"/>
    <w:semiHidden/>
    <w:rsid w:val="00A10FD9"/>
    <w:rPr>
      <w:rFonts w:ascii="Calibri" w:eastAsiaTheme="majorEastAsia" w:hAnsi="Calibri" w:cstheme="majorBidi"/>
      <w:i/>
      <w:iCs/>
      <w:color w:val="FC4C02"/>
    </w:rPr>
  </w:style>
  <w:style w:type="character" w:customStyle="1" w:styleId="Heading5Char">
    <w:name w:val="Heading 5 Char"/>
    <w:basedOn w:val="DefaultParagraphFont"/>
    <w:link w:val="Heading5"/>
    <w:uiPriority w:val="9"/>
    <w:semiHidden/>
    <w:rsid w:val="00A10FD9"/>
    <w:rPr>
      <w:rFonts w:ascii="Calibri" w:eastAsiaTheme="majorEastAsia" w:hAnsi="Calibri" w:cstheme="majorBidi"/>
      <w:color w:val="FC4C02"/>
    </w:rPr>
  </w:style>
  <w:style w:type="character" w:customStyle="1" w:styleId="Heading6Char">
    <w:name w:val="Heading 6 Char"/>
    <w:basedOn w:val="DefaultParagraphFont"/>
    <w:link w:val="Heading6"/>
    <w:uiPriority w:val="9"/>
    <w:semiHidden/>
    <w:rsid w:val="00A10FD9"/>
    <w:rPr>
      <w:rFonts w:ascii="Calibri" w:eastAsiaTheme="majorEastAsia" w:hAnsi="Calibri" w:cstheme="majorBidi"/>
      <w:i/>
      <w:iCs/>
      <w:color w:val="FC4C02"/>
    </w:rPr>
  </w:style>
  <w:style w:type="character" w:customStyle="1" w:styleId="Heading7Char">
    <w:name w:val="Heading 7 Char"/>
    <w:basedOn w:val="DefaultParagraphFont"/>
    <w:link w:val="Heading7"/>
    <w:uiPriority w:val="9"/>
    <w:semiHidden/>
    <w:rsid w:val="00A10FD9"/>
    <w:rPr>
      <w:rFonts w:ascii="Calibri" w:eastAsiaTheme="majorEastAsia" w:hAnsi="Calibri" w:cstheme="majorBidi"/>
      <w:color w:val="FC4C02"/>
    </w:rPr>
  </w:style>
  <w:style w:type="character" w:customStyle="1" w:styleId="Heading8Char">
    <w:name w:val="Heading 8 Char"/>
    <w:basedOn w:val="DefaultParagraphFont"/>
    <w:link w:val="Heading8"/>
    <w:uiPriority w:val="9"/>
    <w:semiHidden/>
    <w:rsid w:val="00A10FD9"/>
    <w:rPr>
      <w:rFonts w:ascii="Calibri" w:eastAsiaTheme="majorEastAsia" w:hAnsi="Calibri" w:cstheme="majorBidi"/>
      <w:i/>
      <w:iCs/>
      <w:color w:val="FC4C02"/>
    </w:rPr>
  </w:style>
  <w:style w:type="character" w:customStyle="1" w:styleId="Heading9Char">
    <w:name w:val="Heading 9 Char"/>
    <w:basedOn w:val="DefaultParagraphFont"/>
    <w:link w:val="Heading9"/>
    <w:uiPriority w:val="9"/>
    <w:semiHidden/>
    <w:rsid w:val="00A10FD9"/>
    <w:rPr>
      <w:rFonts w:ascii="Calibri" w:eastAsiaTheme="majorEastAsia" w:hAnsi="Calibri" w:cstheme="majorBidi"/>
      <w:color w:val="FC4C02"/>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ind w:left="480" w:right="480"/>
    </w:pPr>
  </w:style>
  <w:style w:type="table" w:customStyle="1" w:styleId="Table">
    <w:name w:val="Table"/>
    <w:semiHidden/>
    <w:unhideWhenUsed/>
    <w:qFormat/>
    <w:rPr>
      <w:rFonts w:ascii="Calibri" w:eastAsia="Calibri" w:hAnsi="Calibri" w:cs="Calibri"/>
      <w:sz w:val="20"/>
      <w:szCs w:val="20"/>
      <w:lang w:val="en-IE"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Calibri" w:eastAsia="Calibri" w:hAnsi="Calibri" w:cs="Calibri"/>
    </w:rPr>
  </w:style>
  <w:style w:type="character" w:customStyle="1" w:styleId="VerbatimChar">
    <w:name w:val="Verbatim Char"/>
    <w:basedOn w:val="CaptionChar"/>
    <w:link w:val="SourceCode"/>
    <w:rPr>
      <w:rFonts w:ascii="Calibri" w:eastAsia="Calibri" w:hAnsi="Calibri" w:cs="Calibri"/>
      <w:sz w:val="22"/>
    </w:rPr>
  </w:style>
  <w:style w:type="character" w:customStyle="1" w:styleId="SectionNumber">
    <w:name w:val="Section Number"/>
    <w:basedOn w:val="CaptionChar"/>
    <w:rPr>
      <w:rFonts w:ascii="Calibri" w:eastAsia="Calibri" w:hAnsi="Calibri" w:cs="Calibri"/>
    </w:rPr>
  </w:style>
  <w:style w:type="character" w:styleId="FootnoteReference">
    <w:name w:val="footnote reference"/>
    <w:basedOn w:val="CaptionChar"/>
    <w:rPr>
      <w:rFonts w:ascii="Calibri" w:eastAsia="Calibri" w:hAnsi="Calibri" w:cs="Calibri"/>
      <w:vertAlign w:val="superscript"/>
    </w:rPr>
  </w:style>
  <w:style w:type="character" w:styleId="Hyperlink">
    <w:name w:val="Hyperlink"/>
    <w:basedOn w:val="CaptionChar"/>
    <w:rPr>
      <w:rFonts w:ascii="Calibri" w:eastAsia="Calibri" w:hAnsi="Calibri" w:cs="Calibri"/>
      <w:color w:val="FC4C02"/>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FC4C02"/>
      <w:sz w:val="22"/>
    </w:rPr>
  </w:style>
  <w:style w:type="character" w:customStyle="1" w:styleId="SpecialCharTok">
    <w:name w:val="SpecialCharTok"/>
    <w:basedOn w:val="VerbatimChar"/>
    <w:rPr>
      <w:rFonts w:ascii="Calibri" w:eastAsia="Calibri" w:hAnsi="Calibri" w:cs="Calibri"/>
      <w:color w:val="FC4C02"/>
      <w:sz w:val="22"/>
    </w:rPr>
  </w:style>
  <w:style w:type="character" w:customStyle="1" w:styleId="StringTok">
    <w:name w:val="StringTok"/>
    <w:basedOn w:val="VerbatimChar"/>
    <w:rPr>
      <w:rFonts w:ascii="Calibri" w:eastAsia="Calibri" w:hAnsi="Calibri" w:cs="Calibri"/>
      <w:color w:val="FC4C02"/>
      <w:sz w:val="22"/>
    </w:rPr>
  </w:style>
  <w:style w:type="character" w:customStyle="1" w:styleId="VerbatimStringTok">
    <w:name w:val="VerbatimStringTok"/>
    <w:basedOn w:val="VerbatimChar"/>
    <w:rPr>
      <w:rFonts w:ascii="Calibri" w:eastAsia="Calibri" w:hAnsi="Calibri" w:cs="Calibri"/>
      <w:color w:val="FC4C02"/>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b/>
      <w:color w:val="008000"/>
      <w:sz w:val="22"/>
    </w:rPr>
  </w:style>
  <w:style w:type="character" w:customStyle="1" w:styleId="CommentTok">
    <w:name w:val="CommentTok"/>
    <w:basedOn w:val="VerbatimChar"/>
    <w:rPr>
      <w:rFonts w:ascii="Calibri" w:eastAsia="Calibri" w:hAnsi="Calibri" w:cs="Calibri"/>
      <w:i/>
      <w:color w:val="FC4C02"/>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FC4C02"/>
      <w:sz w:val="22"/>
    </w:rPr>
  </w:style>
  <w:style w:type="character" w:customStyle="1" w:styleId="CommentVarTok">
    <w:name w:val="CommentVarTok"/>
    <w:basedOn w:val="VerbatimChar"/>
    <w:rPr>
      <w:rFonts w:ascii="Calibri" w:eastAsia="Calibri" w:hAnsi="Calibri" w:cs="Calibri"/>
      <w:b/>
      <w:i/>
      <w:color w:val="FC4C02"/>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FC4C02"/>
      <w:sz w:val="22"/>
    </w:rPr>
  </w:style>
  <w:style w:type="character" w:customStyle="1" w:styleId="VariableTok">
    <w:name w:val="VariableTok"/>
    <w:basedOn w:val="VerbatimChar"/>
    <w:rPr>
      <w:rFonts w:ascii="Calibri" w:eastAsia="Calibri" w:hAnsi="Calibri" w:cs="Calibri"/>
      <w:color w:val="FC4C02"/>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color w:val="008000"/>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FC4C02"/>
      <w:sz w:val="22"/>
    </w:rPr>
  </w:style>
  <w:style w:type="character" w:customStyle="1" w:styleId="WarningTok">
    <w:name w:val="WarningTok"/>
    <w:basedOn w:val="VerbatimChar"/>
    <w:rPr>
      <w:rFonts w:ascii="Calibri" w:eastAsia="Calibri" w:hAnsi="Calibri" w:cs="Calibri"/>
      <w:b/>
      <w:i/>
      <w:color w:val="FC4C02"/>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 w:type="paragraph" w:styleId="Footer">
    <w:name w:val="footer"/>
    <w:basedOn w:val="Normal"/>
    <w:link w:val="FooterChar"/>
    <w:rsid w:val="007A6652"/>
    <w:pPr>
      <w:tabs>
        <w:tab w:val="center" w:pos="4680"/>
        <w:tab w:val="right" w:pos="9360"/>
      </w:tabs>
      <w:spacing w:after="0" w:line="240" w:lineRule="auto"/>
    </w:pPr>
  </w:style>
  <w:style w:type="character" w:customStyle="1" w:styleId="FooterChar">
    <w:name w:val="Footer Char"/>
    <w:basedOn w:val="DefaultParagraphFont"/>
    <w:link w:val="Footer"/>
    <w:rsid w:val="007A6652"/>
    <w:rPr>
      <w:rFonts w:ascii="Calibri" w:eastAsia="Calibri" w:hAnsi="Calibri" w:cs="Calibri"/>
      <w:color w:val="1D252C"/>
      <w:sz w:val="20"/>
    </w:rPr>
  </w:style>
  <w:style w:type="character" w:styleId="CommentReference">
    <w:name w:val="annotation reference"/>
    <w:basedOn w:val="DefaultParagraphFont"/>
    <w:rsid w:val="001E5ED8"/>
    <w:rPr>
      <w:sz w:val="16"/>
      <w:szCs w:val="16"/>
    </w:rPr>
  </w:style>
  <w:style w:type="paragraph" w:styleId="CommentText">
    <w:name w:val="annotation text"/>
    <w:basedOn w:val="Normal"/>
    <w:link w:val="CommentTextChar"/>
    <w:rsid w:val="001E5ED8"/>
    <w:pPr>
      <w:spacing w:line="240" w:lineRule="auto"/>
    </w:pPr>
    <w:rPr>
      <w:szCs w:val="20"/>
    </w:rPr>
  </w:style>
  <w:style w:type="character" w:customStyle="1" w:styleId="CommentTextChar">
    <w:name w:val="Comment Text Char"/>
    <w:basedOn w:val="DefaultParagraphFont"/>
    <w:link w:val="CommentText"/>
    <w:rsid w:val="001E5ED8"/>
    <w:rPr>
      <w:rFonts w:ascii="Calibri" w:eastAsia="Calibri" w:hAnsi="Calibri" w:cs="Calibri"/>
      <w:color w:val="1D252C"/>
      <w:sz w:val="20"/>
      <w:szCs w:val="20"/>
    </w:rPr>
  </w:style>
  <w:style w:type="paragraph" w:styleId="CommentSubject">
    <w:name w:val="annotation subject"/>
    <w:basedOn w:val="CommentText"/>
    <w:next w:val="CommentText"/>
    <w:link w:val="CommentSubjectChar"/>
    <w:rsid w:val="001E5ED8"/>
    <w:rPr>
      <w:b/>
      <w:bCs/>
    </w:rPr>
  </w:style>
  <w:style w:type="character" w:customStyle="1" w:styleId="CommentSubjectChar">
    <w:name w:val="Comment Subject Char"/>
    <w:basedOn w:val="CommentTextChar"/>
    <w:link w:val="CommentSubject"/>
    <w:rsid w:val="001E5ED8"/>
    <w:rPr>
      <w:rFonts w:ascii="Calibri" w:eastAsia="Calibri" w:hAnsi="Calibri" w:cs="Calibri"/>
      <w:b/>
      <w:bCs/>
      <w:color w:val="1D252C"/>
      <w:sz w:val="20"/>
      <w:szCs w:val="20"/>
    </w:rPr>
  </w:style>
  <w:style w:type="paragraph" w:styleId="Revision">
    <w:name w:val="Revision"/>
    <w:hidden/>
    <w:rsid w:val="00FC3279"/>
    <w:pPr>
      <w:spacing w:after="0"/>
    </w:pPr>
    <w:rPr>
      <w:rFonts w:ascii="Calibri" w:eastAsia="Calibri" w:hAnsi="Calibri" w:cs="Calibri"/>
      <w:color w:val="1D252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149c40-6634-4ccb-8351-f65e48058dbc}" enabled="1" method="Standard" siteId="{2b70841c-0d13-41c1-b3ac-15ef3536c49a}" contentBits="2" removed="0"/>
</clbl:labelList>
</file>

<file path=docProps/app.xml><?xml version="1.0" encoding="utf-8"?>
<Properties xmlns="http://schemas.openxmlformats.org/officeDocument/2006/extended-properties" xmlns:vt="http://schemas.openxmlformats.org/officeDocument/2006/docPropsVTypes">
  <Template>Normal.dotm</Template>
  <TotalTime>1062</TotalTime>
  <Pages>3</Pages>
  <Words>1120</Words>
  <Characters>7003</Characters>
  <Application>Microsoft Office Word</Application>
  <DocSecurity>0</DocSecurity>
  <Lines>166</Lines>
  <Paragraphs>108</Paragraphs>
  <ScaleCrop>false</ScaleCrop>
  <HeadingPairs>
    <vt:vector size="2" baseType="variant">
      <vt:variant>
        <vt:lpstr>Title</vt:lpstr>
      </vt:variant>
      <vt:variant>
        <vt:i4>1</vt:i4>
      </vt:variant>
    </vt:vector>
  </HeadingPairs>
  <TitlesOfParts>
    <vt:vector size="1" baseType="lpstr">
      <vt:lpstr>RDS CDAO Issues</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RDS CDAO Issues</dc:title>
  <dc:creator>Chen, Siqi</dc:creator>
  <cp:keywords/>
  <cp:lastModifiedBy>Chen, Siqi</cp:lastModifiedBy>
  <cp:revision>4</cp:revision>
  <dcterms:created xsi:type="dcterms:W3CDTF">2026-10-29T09:34:00Z</dcterms:created>
  <dcterms:modified xsi:type="dcterms:W3CDTF">2026-10-29T16:10:00Z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ab62f61,1632a38a,48e3b91b</vt:lpwstr>
  </property>
  <property fmtid="{D5CDD505-2E9C-101B-9397-08002B2CF9AE}" pid="3" name="ClassificationContentMarkingFooterFontProps">
    <vt:lpwstr>#ff0000,10,Aptos</vt:lpwstr>
  </property>
  <property fmtid="{D5CDD505-2E9C-101B-9397-08002B2CF9AE}" pid="4" name="ClassificationContentMarkingFooterText">
    <vt:lpwstr>Confidential!</vt:lpwstr>
  </property>
</Properties>
</file>